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0CFD" w14:textId="07A12D32" w:rsidR="007833B9" w:rsidRDefault="00716CCC">
      <w:pPr>
        <w:rPr>
          <w:sz w:val="44"/>
          <w:szCs w:val="44"/>
        </w:rPr>
      </w:pPr>
      <w:r>
        <w:rPr>
          <w:sz w:val="44"/>
          <w:szCs w:val="44"/>
        </w:rPr>
        <w:t>EMBEDUR NETWORKING ASSIGNMENT-3</w:t>
      </w:r>
    </w:p>
    <w:p w14:paraId="70052CAF" w14:textId="248413A6" w:rsidR="00716CCC" w:rsidRDefault="00716CCC">
      <w:pPr>
        <w:rPr>
          <w:sz w:val="44"/>
          <w:szCs w:val="44"/>
        </w:rPr>
      </w:pPr>
      <w:r>
        <w:rPr>
          <w:sz w:val="44"/>
          <w:szCs w:val="44"/>
        </w:rPr>
        <w:t>MODULE-5</w:t>
      </w:r>
    </w:p>
    <w:p w14:paraId="0215E9C5" w14:textId="77777777" w:rsidR="00716CCC" w:rsidRDefault="00716CCC">
      <w:pPr>
        <w:rPr>
          <w:sz w:val="44"/>
          <w:szCs w:val="44"/>
        </w:rPr>
      </w:pPr>
    </w:p>
    <w:p w14:paraId="622E7F09" w14:textId="77777777" w:rsidR="00716CCC" w:rsidRDefault="00716CCC">
      <w:pPr>
        <w:rPr>
          <w:sz w:val="44"/>
          <w:szCs w:val="44"/>
        </w:rPr>
      </w:pPr>
    </w:p>
    <w:p w14:paraId="37CDCDCD" w14:textId="77777777" w:rsidR="00716CCC" w:rsidRDefault="00716CCC">
      <w:pPr>
        <w:rPr>
          <w:sz w:val="44"/>
          <w:szCs w:val="44"/>
        </w:rPr>
      </w:pPr>
    </w:p>
    <w:p w14:paraId="21B95994" w14:textId="77777777" w:rsidR="00716CCC" w:rsidRDefault="00716CCC">
      <w:pPr>
        <w:rPr>
          <w:sz w:val="44"/>
          <w:szCs w:val="44"/>
        </w:rPr>
      </w:pPr>
    </w:p>
    <w:p w14:paraId="5EB99F4B" w14:textId="0F309603" w:rsidR="00716CCC" w:rsidRDefault="00716CCC">
      <w:pPr>
        <w:rPr>
          <w:sz w:val="44"/>
          <w:szCs w:val="44"/>
        </w:rPr>
      </w:pPr>
      <w:r>
        <w:rPr>
          <w:sz w:val="44"/>
          <w:szCs w:val="44"/>
        </w:rPr>
        <w:t>G ADITHYA PRASAD</w:t>
      </w:r>
    </w:p>
    <w:p w14:paraId="1973D4B6" w14:textId="77777777" w:rsidR="00716CCC" w:rsidRDefault="00716CCC">
      <w:pPr>
        <w:rPr>
          <w:sz w:val="44"/>
          <w:szCs w:val="44"/>
        </w:rPr>
      </w:pPr>
    </w:p>
    <w:p w14:paraId="14EBECAF" w14:textId="77777777" w:rsidR="00716CCC" w:rsidRDefault="00716CCC">
      <w:pPr>
        <w:rPr>
          <w:sz w:val="44"/>
          <w:szCs w:val="44"/>
        </w:rPr>
      </w:pPr>
    </w:p>
    <w:p w14:paraId="6FFB50D2" w14:textId="77777777" w:rsidR="00716CCC" w:rsidRDefault="00716CCC">
      <w:pPr>
        <w:rPr>
          <w:sz w:val="44"/>
          <w:szCs w:val="44"/>
        </w:rPr>
      </w:pPr>
    </w:p>
    <w:p w14:paraId="380C3775" w14:textId="77777777" w:rsidR="00716CCC" w:rsidRDefault="00716CCC">
      <w:pPr>
        <w:rPr>
          <w:sz w:val="44"/>
          <w:szCs w:val="44"/>
        </w:rPr>
      </w:pPr>
    </w:p>
    <w:p w14:paraId="03471429" w14:textId="77777777" w:rsidR="00716CCC" w:rsidRDefault="00716CCC">
      <w:pPr>
        <w:rPr>
          <w:sz w:val="44"/>
          <w:szCs w:val="44"/>
        </w:rPr>
      </w:pPr>
    </w:p>
    <w:p w14:paraId="328B3D3C" w14:textId="77777777" w:rsidR="00716CCC" w:rsidRDefault="00716CCC">
      <w:pPr>
        <w:rPr>
          <w:sz w:val="44"/>
          <w:szCs w:val="44"/>
        </w:rPr>
      </w:pPr>
    </w:p>
    <w:p w14:paraId="2C9F92CE" w14:textId="77777777" w:rsidR="00716CCC" w:rsidRDefault="00716CCC">
      <w:pPr>
        <w:rPr>
          <w:sz w:val="44"/>
          <w:szCs w:val="44"/>
        </w:rPr>
      </w:pPr>
    </w:p>
    <w:p w14:paraId="3ABA578F" w14:textId="77777777" w:rsidR="00716CCC" w:rsidRDefault="00716CCC">
      <w:pPr>
        <w:rPr>
          <w:sz w:val="44"/>
          <w:szCs w:val="44"/>
        </w:rPr>
      </w:pPr>
    </w:p>
    <w:p w14:paraId="235F0BC8" w14:textId="77777777" w:rsidR="00716CCC" w:rsidRDefault="00716CCC">
      <w:pPr>
        <w:rPr>
          <w:sz w:val="44"/>
          <w:szCs w:val="44"/>
        </w:rPr>
      </w:pPr>
    </w:p>
    <w:p w14:paraId="7776CAE3" w14:textId="77777777" w:rsidR="00716CCC" w:rsidRDefault="00716CCC">
      <w:pPr>
        <w:rPr>
          <w:sz w:val="44"/>
          <w:szCs w:val="44"/>
        </w:rPr>
      </w:pPr>
    </w:p>
    <w:p w14:paraId="2AFD22A9" w14:textId="77777777" w:rsidR="00716CCC" w:rsidRDefault="00716CCC">
      <w:pPr>
        <w:rPr>
          <w:sz w:val="44"/>
          <w:szCs w:val="44"/>
        </w:rPr>
      </w:pPr>
    </w:p>
    <w:p w14:paraId="213A1477" w14:textId="77777777" w:rsidR="00716CCC" w:rsidRDefault="00716CCC">
      <w:pPr>
        <w:rPr>
          <w:sz w:val="44"/>
          <w:szCs w:val="44"/>
        </w:rPr>
      </w:pPr>
    </w:p>
    <w:p w14:paraId="33C1AF5C" w14:textId="657F6593" w:rsidR="00716CCC" w:rsidRDefault="00716CC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Que</w:t>
      </w:r>
      <w:proofErr w:type="spellEnd"/>
      <w:r>
        <w:rPr>
          <w:sz w:val="32"/>
          <w:szCs w:val="32"/>
        </w:rPr>
        <w:t xml:space="preserve"> 1: </w:t>
      </w:r>
      <w:r w:rsidRPr="00716CCC">
        <w:rPr>
          <w:sz w:val="32"/>
          <w:szCs w:val="32"/>
        </w:rPr>
        <w:t xml:space="preserve">Capture and </w:t>
      </w:r>
      <w:proofErr w:type="spellStart"/>
      <w:r w:rsidRPr="00716CCC">
        <w:rPr>
          <w:sz w:val="32"/>
          <w:szCs w:val="32"/>
        </w:rPr>
        <w:t>analyze</w:t>
      </w:r>
      <w:proofErr w:type="spellEnd"/>
      <w:r w:rsidRPr="00716CCC">
        <w:rPr>
          <w:sz w:val="32"/>
          <w:szCs w:val="32"/>
        </w:rPr>
        <w:t xml:space="preserve"> ARP packets using Wireshark. Inspect ARP request and reply frames and discuss the role of the sender's IP and MAC address.</w:t>
      </w:r>
    </w:p>
    <w:p w14:paraId="2412B6BD" w14:textId="7FD18433" w:rsidR="00716CCC" w:rsidRDefault="006111CE">
      <w:pPr>
        <w:rPr>
          <w:sz w:val="32"/>
          <w:szCs w:val="32"/>
        </w:rPr>
      </w:pPr>
      <w:r>
        <w:rPr>
          <w:sz w:val="32"/>
          <w:szCs w:val="32"/>
        </w:rPr>
        <w:t>1.ARP request (</w:t>
      </w:r>
      <w:r w:rsidRPr="006111CE">
        <w:rPr>
          <w:sz w:val="32"/>
          <w:szCs w:val="32"/>
        </w:rPr>
        <w:t>ARP Who has 192.168.29.1? Tell 192.168.29.168</w:t>
      </w:r>
      <w:r>
        <w:rPr>
          <w:sz w:val="32"/>
          <w:szCs w:val="32"/>
        </w:rPr>
        <w:t>)</w:t>
      </w:r>
    </w:p>
    <w:p w14:paraId="09A9FC07" w14:textId="08C1AC0B" w:rsidR="006111CE" w:rsidRDefault="006111CE">
      <w:pPr>
        <w:rPr>
          <w:sz w:val="32"/>
          <w:szCs w:val="32"/>
        </w:rPr>
      </w:pPr>
      <w:r>
        <w:rPr>
          <w:sz w:val="32"/>
          <w:szCs w:val="32"/>
        </w:rPr>
        <w:t>2.ARP reply (</w:t>
      </w:r>
      <w:r w:rsidRPr="006111CE">
        <w:rPr>
          <w:sz w:val="32"/>
          <w:szCs w:val="32"/>
        </w:rPr>
        <w:t>192.168.29.1 is at 78:bb:c1:65:</w:t>
      </w:r>
      <w:proofErr w:type="gramStart"/>
      <w:r w:rsidRPr="006111CE">
        <w:rPr>
          <w:sz w:val="32"/>
          <w:szCs w:val="32"/>
        </w:rPr>
        <w:t>68:ea</w:t>
      </w:r>
      <w:proofErr w:type="gramEnd"/>
      <w:r>
        <w:rPr>
          <w:sz w:val="32"/>
          <w:szCs w:val="32"/>
        </w:rPr>
        <w:t>)</w:t>
      </w:r>
    </w:p>
    <w:p w14:paraId="42FB9915" w14:textId="77777777" w:rsidR="006111CE" w:rsidRDefault="006111CE">
      <w:pPr>
        <w:rPr>
          <w:sz w:val="32"/>
          <w:szCs w:val="32"/>
        </w:rPr>
      </w:pPr>
    </w:p>
    <w:p w14:paraId="4EE6AA27" w14:textId="5EC7538A" w:rsidR="006111CE" w:rsidRDefault="006111CE">
      <w:pPr>
        <w:rPr>
          <w:sz w:val="32"/>
          <w:szCs w:val="32"/>
        </w:rPr>
      </w:pPr>
      <w:r w:rsidRPr="006111CE">
        <w:rPr>
          <w:noProof/>
          <w:sz w:val="32"/>
          <w:szCs w:val="32"/>
        </w:rPr>
        <w:drawing>
          <wp:inline distT="0" distB="0" distL="0" distR="0" wp14:anchorId="1FDCC275" wp14:editId="09892B18">
            <wp:extent cx="5731510" cy="1572260"/>
            <wp:effectExtent l="0" t="0" r="2540" b="8890"/>
            <wp:docPr id="200758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3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657E" w14:textId="77777777" w:rsidR="00593332" w:rsidRDefault="00593332">
      <w:pPr>
        <w:rPr>
          <w:sz w:val="32"/>
          <w:szCs w:val="32"/>
        </w:rPr>
      </w:pPr>
    </w:p>
    <w:p w14:paraId="0C16C141" w14:textId="1A40DA76" w:rsidR="00593332" w:rsidRDefault="00593332">
      <w:pPr>
        <w:rPr>
          <w:sz w:val="32"/>
          <w:szCs w:val="32"/>
        </w:rPr>
      </w:pPr>
      <w:r>
        <w:rPr>
          <w:sz w:val="32"/>
          <w:szCs w:val="32"/>
        </w:rPr>
        <w:t>ARP REQUEST information:</w:t>
      </w:r>
    </w:p>
    <w:p w14:paraId="12B09F00" w14:textId="1351118F" w:rsidR="00593332" w:rsidRDefault="00593332">
      <w:pPr>
        <w:rPr>
          <w:sz w:val="32"/>
          <w:szCs w:val="32"/>
        </w:rPr>
      </w:pPr>
      <w:r w:rsidRPr="00593332">
        <w:rPr>
          <w:noProof/>
          <w:sz w:val="32"/>
          <w:szCs w:val="32"/>
        </w:rPr>
        <w:drawing>
          <wp:inline distT="0" distB="0" distL="0" distR="0" wp14:anchorId="281B4523" wp14:editId="5D18E679">
            <wp:extent cx="4140200" cy="2087880"/>
            <wp:effectExtent l="0" t="0" r="0" b="7620"/>
            <wp:docPr id="103659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92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2551" w14:textId="4DBAE5A2" w:rsidR="006111CE" w:rsidRDefault="006111CE">
      <w:pPr>
        <w:rPr>
          <w:sz w:val="32"/>
          <w:szCs w:val="32"/>
        </w:rPr>
      </w:pPr>
      <w:r>
        <w:rPr>
          <w:sz w:val="32"/>
          <w:szCs w:val="32"/>
        </w:rPr>
        <w:t xml:space="preserve">Inspecting ARP Reply: </w:t>
      </w:r>
    </w:p>
    <w:p w14:paraId="7C3FD4D3" w14:textId="30C84CF0" w:rsidR="006111CE" w:rsidRDefault="006111CE">
      <w:pPr>
        <w:rPr>
          <w:sz w:val="32"/>
          <w:szCs w:val="32"/>
        </w:rPr>
      </w:pPr>
      <w:r w:rsidRPr="006111CE">
        <w:rPr>
          <w:noProof/>
          <w:sz w:val="32"/>
          <w:szCs w:val="32"/>
        </w:rPr>
        <w:lastRenderedPageBreak/>
        <w:drawing>
          <wp:inline distT="0" distB="0" distL="0" distR="0" wp14:anchorId="0F3C6BAE" wp14:editId="54E7C07F">
            <wp:extent cx="4917440" cy="2184400"/>
            <wp:effectExtent l="0" t="0" r="0" b="6350"/>
            <wp:docPr id="6681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47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2C25" w14:textId="77777777" w:rsidR="006111CE" w:rsidRDefault="006111CE">
      <w:pPr>
        <w:rPr>
          <w:sz w:val="32"/>
          <w:szCs w:val="32"/>
        </w:rPr>
      </w:pPr>
    </w:p>
    <w:p w14:paraId="55471D39" w14:textId="73D2F2BB" w:rsidR="006111CE" w:rsidRDefault="006111CE">
      <w:pPr>
        <w:rPr>
          <w:sz w:val="32"/>
          <w:szCs w:val="32"/>
        </w:rPr>
      </w:pPr>
      <w:r>
        <w:rPr>
          <w:sz w:val="32"/>
          <w:szCs w:val="32"/>
        </w:rPr>
        <w:t xml:space="preserve">Que2: </w:t>
      </w:r>
      <w:r w:rsidRPr="006111CE">
        <w:rPr>
          <w:sz w:val="32"/>
          <w:szCs w:val="32"/>
        </w:rPr>
        <w:t xml:space="preserve">Using Packet Tracer, simulate an ARP spoofing attack and </w:t>
      </w:r>
      <w:proofErr w:type="spellStart"/>
      <w:r w:rsidRPr="006111CE">
        <w:rPr>
          <w:sz w:val="32"/>
          <w:szCs w:val="32"/>
        </w:rPr>
        <w:t>analyze</w:t>
      </w:r>
      <w:proofErr w:type="spellEnd"/>
      <w:r w:rsidRPr="006111CE">
        <w:rPr>
          <w:sz w:val="32"/>
          <w:szCs w:val="32"/>
        </w:rPr>
        <w:t xml:space="preserve"> the </w:t>
      </w:r>
      <w:proofErr w:type="spellStart"/>
      <w:r w:rsidRPr="006111CE">
        <w:rPr>
          <w:sz w:val="32"/>
          <w:szCs w:val="32"/>
        </w:rPr>
        <w:t>behavior</w:t>
      </w:r>
      <w:proofErr w:type="spellEnd"/>
      <w:r w:rsidRPr="006111CE">
        <w:rPr>
          <w:sz w:val="32"/>
          <w:szCs w:val="32"/>
        </w:rPr>
        <w:t xml:space="preserve"> of devices when they receive a malicious ARP response.</w:t>
      </w:r>
    </w:p>
    <w:p w14:paraId="250A56EB" w14:textId="77777777" w:rsidR="00F11398" w:rsidRDefault="00F11398">
      <w:pPr>
        <w:rPr>
          <w:ins w:id="0" w:author="Microsoft Word" w:date="2026-03-30T22:36:00Z" w16du:dateUtc="2026-03-30T17:06:00Z"/>
          <w:sz w:val="32"/>
          <w:szCs w:val="32"/>
        </w:rPr>
      </w:pPr>
    </w:p>
    <w:p w14:paraId="7C39F87B" w14:textId="2DDB8B66" w:rsidR="00F11398" w:rsidRDefault="00F11398">
      <w:pPr>
        <w:rPr>
          <w:ins w:id="1" w:author="Microsoft Word" w:date="2026-03-30T22:36:00Z" w16du:dateUtc="2026-03-30T17:06:00Z"/>
          <w:sz w:val="32"/>
          <w:szCs w:val="32"/>
        </w:rPr>
      </w:pPr>
      <w:ins w:id="2" w:author="Microsoft Word" w:date="2026-03-30T22:36:00Z" w16du:dateUtc="2026-03-30T17:06:00Z">
        <w:r>
          <w:rPr>
            <w:sz w:val="32"/>
            <w:szCs w:val="32"/>
          </w:rPr>
          <w:t>SOLUTION:</w:t>
        </w:r>
      </w:ins>
    </w:p>
    <w:p w14:paraId="72557B05" w14:textId="2778D875" w:rsidR="00F11398" w:rsidRDefault="00F11398">
      <w:pPr>
        <w:rPr>
          <w:ins w:id="3" w:author="Microsoft Word" w:date="2026-03-30T22:36:00Z" w16du:dateUtc="2026-03-30T17:06:00Z"/>
          <w:sz w:val="32"/>
          <w:szCs w:val="32"/>
        </w:rPr>
      </w:pPr>
      <w:ins w:id="4" w:author="Microsoft Word" w:date="2026-03-30T22:36:00Z" w16du:dateUtc="2026-03-30T17:06:00Z">
        <w:r>
          <w:rPr>
            <w:sz w:val="32"/>
            <w:szCs w:val="32"/>
          </w:rPr>
          <w:t xml:space="preserve">STEP </w:t>
        </w:r>
        <w:proofErr w:type="gramStart"/>
        <w:r>
          <w:rPr>
            <w:sz w:val="32"/>
            <w:szCs w:val="32"/>
          </w:rPr>
          <w:t>1:CREATE</w:t>
        </w:r>
        <w:proofErr w:type="gramEnd"/>
        <w:r>
          <w:rPr>
            <w:sz w:val="32"/>
            <w:szCs w:val="32"/>
          </w:rPr>
          <w:t xml:space="preserve"> TOPLOGY</w:t>
        </w:r>
      </w:ins>
    </w:p>
    <w:p w14:paraId="0479AE6F" w14:textId="137E57CF" w:rsidR="00F11398" w:rsidRDefault="00F11398">
      <w:pPr>
        <w:rPr>
          <w:ins w:id="5" w:author="Microsoft Word" w:date="2026-03-30T22:36:00Z" w16du:dateUtc="2026-03-30T17:06:00Z"/>
          <w:sz w:val="32"/>
          <w:szCs w:val="32"/>
        </w:rPr>
      </w:pPr>
      <w:r w:rsidRPr="00F11398">
        <w:rPr>
          <w:noProof/>
          <w:sz w:val="32"/>
          <w:szCs w:val="32"/>
        </w:rPr>
        <w:drawing>
          <wp:inline distT="0" distB="0" distL="0" distR="0" wp14:anchorId="70FB6714" wp14:editId="50211963">
            <wp:extent cx="3530174" cy="1562100"/>
            <wp:effectExtent l="0" t="0" r="0" b="0"/>
            <wp:docPr id="1059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4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2105" cy="15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9E11" w14:textId="76F4EB02" w:rsidR="00F11398" w:rsidRPr="00F11398" w:rsidRDefault="00F11398" w:rsidP="00F11398">
      <w:pPr>
        <w:rPr>
          <w:ins w:id="6" w:author="Microsoft Word" w:date="2026-03-30T22:36:00Z" w16du:dateUtc="2026-03-30T17:06:00Z"/>
          <w:b/>
          <w:bCs/>
          <w:sz w:val="24"/>
          <w:szCs w:val="24"/>
        </w:rPr>
      </w:pPr>
      <w:ins w:id="7" w:author="Microsoft Word" w:date="2026-03-30T22:36:00Z" w16du:dateUtc="2026-03-30T17:06:00Z">
        <w:r>
          <w:rPr>
            <w:b/>
            <w:bCs/>
            <w:sz w:val="24"/>
            <w:szCs w:val="24"/>
          </w:rPr>
          <w:t xml:space="preserve">STEP </w:t>
        </w:r>
        <w:proofErr w:type="gramStart"/>
        <w:r>
          <w:rPr>
            <w:b/>
            <w:bCs/>
            <w:sz w:val="24"/>
            <w:szCs w:val="24"/>
          </w:rPr>
          <w:t>2:</w:t>
        </w:r>
        <w:r w:rsidRPr="00F11398">
          <w:rPr>
            <w:b/>
            <w:bCs/>
            <w:sz w:val="24"/>
            <w:szCs w:val="24"/>
          </w:rPr>
          <w:t>Verify</w:t>
        </w:r>
        <w:proofErr w:type="gramEnd"/>
        <w:r w:rsidRPr="00F11398">
          <w:rPr>
            <w:b/>
            <w:bCs/>
            <w:sz w:val="24"/>
            <w:szCs w:val="24"/>
          </w:rPr>
          <w:t xml:space="preserve"> Normal ARP</w:t>
        </w:r>
      </w:ins>
    </w:p>
    <w:p w14:paraId="7D91FF7D" w14:textId="77777777" w:rsidR="00F11398" w:rsidRPr="00F11398" w:rsidRDefault="00F11398" w:rsidP="00F11398">
      <w:pPr>
        <w:rPr>
          <w:ins w:id="8" w:author="Microsoft Word" w:date="2026-03-30T22:36:00Z" w16du:dateUtc="2026-03-30T17:06:00Z"/>
          <w:sz w:val="24"/>
          <w:szCs w:val="24"/>
        </w:rPr>
      </w:pPr>
      <w:ins w:id="9" w:author="Microsoft Word" w:date="2026-03-30T22:36:00Z" w16du:dateUtc="2026-03-30T17:06:00Z">
        <w:r w:rsidRPr="00F11398">
          <w:rPr>
            <w:sz w:val="24"/>
            <w:szCs w:val="24"/>
          </w:rPr>
          <w:t xml:space="preserve">On </w:t>
        </w:r>
        <w:r w:rsidRPr="00F11398">
          <w:rPr>
            <w:b/>
            <w:bCs/>
            <w:sz w:val="24"/>
            <w:szCs w:val="24"/>
          </w:rPr>
          <w:t>PC0 → Command Prompt</w:t>
        </w:r>
      </w:ins>
    </w:p>
    <w:p w14:paraId="6AA9BFEF" w14:textId="357FAD7B" w:rsidR="00F11398" w:rsidRDefault="00F11398">
      <w:pPr>
        <w:rPr>
          <w:ins w:id="10" w:author="Microsoft Word" w:date="2026-03-30T22:36:00Z" w16du:dateUtc="2026-03-30T17:06:00Z"/>
          <w:sz w:val="32"/>
          <w:szCs w:val="32"/>
        </w:rPr>
      </w:pPr>
      <w:r w:rsidRPr="00F11398">
        <w:rPr>
          <w:noProof/>
          <w:sz w:val="32"/>
          <w:szCs w:val="32"/>
        </w:rPr>
        <w:drawing>
          <wp:inline distT="0" distB="0" distL="0" distR="0" wp14:anchorId="7E2F2783" wp14:editId="2034C187">
            <wp:extent cx="3581400" cy="1800860"/>
            <wp:effectExtent l="0" t="0" r="0" b="8890"/>
            <wp:docPr id="53730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02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820" cy="18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531E" w14:textId="77777777" w:rsidR="00F11398" w:rsidRPr="00F11398" w:rsidRDefault="00F11398" w:rsidP="00F11398">
      <w:pPr>
        <w:rPr>
          <w:ins w:id="11" w:author="Microsoft Word" w:date="2026-03-30T22:36:00Z" w16du:dateUtc="2026-03-30T17:06:00Z"/>
          <w:sz w:val="24"/>
          <w:szCs w:val="24"/>
        </w:rPr>
      </w:pPr>
      <w:ins w:id="12" w:author="Microsoft Word" w:date="2026-03-30T22:36:00Z" w16du:dateUtc="2026-03-30T17:06:00Z">
        <w:r w:rsidRPr="00F11398">
          <w:rPr>
            <w:sz w:val="24"/>
            <w:szCs w:val="24"/>
          </w:rPr>
          <w:lastRenderedPageBreak/>
          <w:t>ping 192.168.1.20</w:t>
        </w:r>
        <w:r w:rsidRPr="00F11398">
          <w:rPr>
            <w:sz w:val="24"/>
            <w:szCs w:val="24"/>
          </w:rPr>
          <w:br/>
        </w:r>
        <w:proofErr w:type="spellStart"/>
        <w:r w:rsidRPr="00F11398">
          <w:rPr>
            <w:sz w:val="24"/>
            <w:szCs w:val="24"/>
          </w:rPr>
          <w:t>arp</w:t>
        </w:r>
        <w:proofErr w:type="spellEnd"/>
        <w:r w:rsidRPr="00F11398">
          <w:rPr>
            <w:sz w:val="24"/>
            <w:szCs w:val="24"/>
          </w:rPr>
          <w:t xml:space="preserve"> -a</w:t>
        </w:r>
      </w:ins>
    </w:p>
    <w:p w14:paraId="5CA374F2" w14:textId="77777777" w:rsidR="00F11398" w:rsidRPr="00F11398" w:rsidRDefault="00F11398" w:rsidP="00F11398">
      <w:pPr>
        <w:rPr>
          <w:ins w:id="13" w:author="Microsoft Word" w:date="2026-03-30T22:36:00Z" w16du:dateUtc="2026-03-30T17:06:00Z"/>
          <w:sz w:val="24"/>
          <w:szCs w:val="24"/>
        </w:rPr>
      </w:pPr>
      <w:ins w:id="14" w:author="Microsoft Word" w:date="2026-03-30T22:36:00Z" w16du:dateUtc="2026-03-30T17:06:00Z">
        <w:r w:rsidRPr="00F11398">
          <w:rPr>
            <w:sz w:val="24"/>
            <w:szCs w:val="24"/>
          </w:rPr>
          <w:t>You should see:</w:t>
        </w:r>
      </w:ins>
    </w:p>
    <w:p w14:paraId="05CA59F5" w14:textId="77777777" w:rsidR="00F11398" w:rsidRDefault="00F11398" w:rsidP="00F11398">
      <w:pPr>
        <w:rPr>
          <w:ins w:id="15" w:author="Microsoft Word" w:date="2026-03-30T22:36:00Z" w16du:dateUtc="2026-03-30T17:06:00Z"/>
          <w:sz w:val="24"/>
          <w:szCs w:val="24"/>
        </w:rPr>
      </w:pPr>
      <w:ins w:id="16" w:author="Microsoft Word" w:date="2026-03-30T22:36:00Z" w16du:dateUtc="2026-03-30T17:06:00Z">
        <w:r w:rsidRPr="00F11398">
          <w:rPr>
            <w:sz w:val="24"/>
            <w:szCs w:val="24"/>
          </w:rPr>
          <w:t>192.168.1.20 → MAC of PC1</w:t>
        </w:r>
      </w:ins>
    </w:p>
    <w:p w14:paraId="29746B27" w14:textId="2EB766CC" w:rsidR="00F11398" w:rsidRDefault="00F11398" w:rsidP="00F11398">
      <w:pPr>
        <w:rPr>
          <w:ins w:id="17" w:author="Microsoft Word" w:date="2026-03-30T22:36:00Z" w16du:dateUtc="2026-03-30T17:06:00Z"/>
          <w:sz w:val="24"/>
          <w:szCs w:val="24"/>
        </w:rPr>
      </w:pPr>
    </w:p>
    <w:p w14:paraId="173512D6" w14:textId="47FA4B81" w:rsidR="00F11398" w:rsidRPr="00F11398" w:rsidRDefault="00F11398" w:rsidP="00F11398">
      <w:pPr>
        <w:rPr>
          <w:ins w:id="18" w:author="Microsoft Word" w:date="2026-03-30T22:36:00Z" w16du:dateUtc="2026-03-30T17:06:00Z"/>
          <w:sz w:val="24"/>
          <w:szCs w:val="24"/>
        </w:rPr>
      </w:pPr>
      <w:ins w:id="19" w:author="Microsoft Word" w:date="2026-03-30T22:36:00Z" w16du:dateUtc="2026-03-30T17:06:00Z">
        <w:r>
          <w:rPr>
            <w:sz w:val="24"/>
            <w:szCs w:val="24"/>
          </w:rPr>
          <w:t>STEP 3:</w:t>
        </w:r>
      </w:ins>
    </w:p>
    <w:p w14:paraId="5F770CF2" w14:textId="77777777" w:rsidR="00FA3A93" w:rsidRDefault="00FA3A93">
      <w:pPr>
        <w:rPr>
          <w:sz w:val="32"/>
          <w:szCs w:val="32"/>
        </w:rPr>
      </w:pPr>
    </w:p>
    <w:p w14:paraId="56B27DC6" w14:textId="7724E857" w:rsidR="00C4549C" w:rsidRPr="00C4549C" w:rsidRDefault="00C4549C" w:rsidP="00C4549C">
      <w:pPr>
        <w:rPr>
          <w:sz w:val="24"/>
          <w:szCs w:val="24"/>
        </w:rPr>
      </w:pPr>
      <w:r w:rsidRPr="00C4549C">
        <w:rPr>
          <w:sz w:val="24"/>
          <w:szCs w:val="24"/>
        </w:rPr>
        <w:t>Go to PC</w:t>
      </w:r>
      <w:r>
        <w:rPr>
          <w:sz w:val="24"/>
          <w:szCs w:val="24"/>
        </w:rPr>
        <w:t>0</w:t>
      </w:r>
      <w:r w:rsidRPr="00C4549C">
        <w:rPr>
          <w:sz w:val="24"/>
          <w:szCs w:val="24"/>
        </w:rPr>
        <w:t xml:space="preserve"> → Command Prompt:</w:t>
      </w:r>
    </w:p>
    <w:p w14:paraId="18900939" w14:textId="09D347DE" w:rsidR="00C4549C" w:rsidRDefault="00C4549C" w:rsidP="00C4549C">
      <w:pPr>
        <w:rPr>
          <w:sz w:val="24"/>
          <w:szCs w:val="24"/>
        </w:rPr>
      </w:pPr>
      <w:r w:rsidRPr="00C4549C">
        <w:rPr>
          <w:sz w:val="24"/>
          <w:szCs w:val="24"/>
        </w:rPr>
        <w:t>ping 192.168.1.3</w:t>
      </w:r>
      <w:r>
        <w:rPr>
          <w:sz w:val="24"/>
          <w:szCs w:val="24"/>
        </w:rPr>
        <w:t xml:space="preserve"> </w:t>
      </w:r>
    </w:p>
    <w:p w14:paraId="2B0B3665" w14:textId="4371BC4A" w:rsidR="004D1C65" w:rsidRDefault="004D1C65" w:rsidP="00C4549C">
      <w:pPr>
        <w:rPr>
          <w:sz w:val="24"/>
          <w:szCs w:val="24"/>
        </w:rPr>
      </w:pPr>
      <w:r w:rsidRPr="004D1C65">
        <w:rPr>
          <w:noProof/>
          <w:sz w:val="24"/>
          <w:szCs w:val="24"/>
        </w:rPr>
        <w:drawing>
          <wp:inline distT="0" distB="0" distL="0" distR="0" wp14:anchorId="7D513560" wp14:editId="7F648D50">
            <wp:extent cx="4527176" cy="3136900"/>
            <wp:effectExtent l="0" t="0" r="6985" b="6350"/>
            <wp:docPr id="140380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09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2565" cy="314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AD00" w14:textId="3DC1650C" w:rsidR="004D1C65" w:rsidRDefault="004D1C65" w:rsidP="00C4549C">
      <w:pPr>
        <w:rPr>
          <w:sz w:val="24"/>
          <w:szCs w:val="24"/>
        </w:rPr>
      </w:pPr>
      <w:r>
        <w:rPr>
          <w:sz w:val="24"/>
          <w:szCs w:val="24"/>
        </w:rPr>
        <w:t>This shows the normal communication.</w:t>
      </w:r>
    </w:p>
    <w:p w14:paraId="67AB452F" w14:textId="00E65A13" w:rsidR="00253B6A" w:rsidRDefault="00253B6A" w:rsidP="00C4549C">
      <w:pPr>
        <w:rPr>
          <w:sz w:val="24"/>
          <w:szCs w:val="24"/>
        </w:rPr>
      </w:pPr>
      <w:r w:rsidRPr="00253B6A">
        <w:rPr>
          <w:noProof/>
          <w:sz w:val="24"/>
          <w:szCs w:val="24"/>
        </w:rPr>
        <w:drawing>
          <wp:inline distT="0" distB="0" distL="0" distR="0" wp14:anchorId="201A31DE" wp14:editId="61F2D27D">
            <wp:extent cx="5731510" cy="894080"/>
            <wp:effectExtent l="0" t="0" r="2540" b="1270"/>
            <wp:docPr id="96303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0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2E3A" w14:textId="77777777" w:rsidR="004D1C65" w:rsidRDefault="004D1C65" w:rsidP="00C4549C">
      <w:pPr>
        <w:rPr>
          <w:sz w:val="24"/>
          <w:szCs w:val="24"/>
        </w:rPr>
      </w:pPr>
    </w:p>
    <w:p w14:paraId="5C2C1482" w14:textId="2337F6AC" w:rsidR="00E11AA1" w:rsidRPr="00E11AA1" w:rsidRDefault="00E11AA1" w:rsidP="00E11AA1">
      <w:pPr>
        <w:numPr>
          <w:ilvl w:val="0"/>
          <w:numId w:val="1"/>
        </w:numPr>
        <w:rPr>
          <w:sz w:val="24"/>
          <w:szCs w:val="24"/>
        </w:rPr>
      </w:pPr>
      <w:r w:rsidRPr="00E11AA1">
        <w:rPr>
          <w:sz w:val="24"/>
          <w:szCs w:val="24"/>
        </w:rPr>
        <w:t>When a device wants to communicate, it needs the MAC address of the destination.</w:t>
      </w:r>
      <w:r w:rsidRPr="00E11AA1">
        <w:rPr>
          <w:sz w:val="24"/>
          <w:szCs w:val="24"/>
        </w:rPr>
        <w:br/>
        <w:t xml:space="preserve">Example: PC1 (192.168.1.2) wants to send data to PC2 (192.168.1.3) </w:t>
      </w:r>
    </w:p>
    <w:p w14:paraId="221BB2B1" w14:textId="34FEDE08" w:rsidR="00E11AA1" w:rsidRPr="00E11AA1" w:rsidRDefault="00E11AA1" w:rsidP="00E11AA1">
      <w:pPr>
        <w:numPr>
          <w:ilvl w:val="0"/>
          <w:numId w:val="1"/>
        </w:numPr>
        <w:rPr>
          <w:sz w:val="24"/>
          <w:szCs w:val="24"/>
        </w:rPr>
      </w:pPr>
      <w:r w:rsidRPr="00E11AA1">
        <w:rPr>
          <w:sz w:val="24"/>
          <w:szCs w:val="24"/>
        </w:rPr>
        <w:t>PC1 sends a broadcast ARP request:</w:t>
      </w:r>
      <w:r w:rsidRPr="00E11AA1">
        <w:rPr>
          <w:sz w:val="24"/>
          <w:szCs w:val="24"/>
        </w:rPr>
        <w:br/>
        <w:t xml:space="preserve"> “Who has 192.168.1.3?” </w:t>
      </w:r>
    </w:p>
    <w:p w14:paraId="1BA3069F" w14:textId="6A2E3C2A" w:rsidR="00E11AA1" w:rsidRPr="00E11AA1" w:rsidRDefault="00E11AA1" w:rsidP="00E11AA1">
      <w:pPr>
        <w:numPr>
          <w:ilvl w:val="0"/>
          <w:numId w:val="1"/>
        </w:numPr>
        <w:rPr>
          <w:sz w:val="24"/>
          <w:szCs w:val="24"/>
        </w:rPr>
      </w:pPr>
      <w:r w:rsidRPr="00E11AA1">
        <w:rPr>
          <w:sz w:val="24"/>
          <w:szCs w:val="24"/>
        </w:rPr>
        <w:lastRenderedPageBreak/>
        <w:t>The actual device (PC2) replies with its MAC address.</w:t>
      </w:r>
      <w:r w:rsidRPr="00E11AA1">
        <w:rPr>
          <w:sz w:val="24"/>
          <w:szCs w:val="24"/>
        </w:rPr>
        <w:br/>
        <w:t xml:space="preserve">Example: “192.168.1.3 is at AA:BB:CC:11:22:33” </w:t>
      </w:r>
    </w:p>
    <w:p w14:paraId="5841BED4" w14:textId="0AC703D5" w:rsidR="00E11AA1" w:rsidRPr="00E11AA1" w:rsidRDefault="00E11AA1" w:rsidP="00E11AA1">
      <w:pPr>
        <w:numPr>
          <w:ilvl w:val="0"/>
          <w:numId w:val="1"/>
        </w:numPr>
        <w:rPr>
          <w:sz w:val="24"/>
          <w:szCs w:val="24"/>
        </w:rPr>
      </w:pPr>
      <w:r w:rsidRPr="00E11AA1">
        <w:rPr>
          <w:sz w:val="24"/>
          <w:szCs w:val="24"/>
        </w:rPr>
        <w:t>PC1 stores this in its ARP table.</w:t>
      </w:r>
      <w:r w:rsidRPr="00E11AA1">
        <w:rPr>
          <w:sz w:val="24"/>
          <w:szCs w:val="24"/>
        </w:rPr>
        <w:br/>
        <w:t xml:space="preserve"> Example:</w:t>
      </w:r>
      <w:r w:rsidRPr="00E11AA1">
        <w:rPr>
          <w:sz w:val="24"/>
          <w:szCs w:val="24"/>
        </w:rPr>
        <w:br/>
        <w:t xml:space="preserve">192.168.1.3 → AA:BB:CC:11:22:33 </w:t>
      </w:r>
    </w:p>
    <w:p w14:paraId="6D42A647" w14:textId="40E88DF3" w:rsidR="00E11AA1" w:rsidRPr="00E11AA1" w:rsidRDefault="00E11AA1" w:rsidP="00E11AA1">
      <w:pPr>
        <w:rPr>
          <w:sz w:val="24"/>
          <w:szCs w:val="24"/>
        </w:rPr>
      </w:pPr>
    </w:p>
    <w:p w14:paraId="30F1D4C6" w14:textId="0FEABD6D" w:rsidR="00E11AA1" w:rsidRPr="00E11AA1" w:rsidRDefault="00E11AA1" w:rsidP="00E11AA1">
      <w:pPr>
        <w:numPr>
          <w:ilvl w:val="0"/>
          <w:numId w:val="2"/>
        </w:numPr>
        <w:rPr>
          <w:sz w:val="24"/>
          <w:szCs w:val="24"/>
        </w:rPr>
      </w:pPr>
      <w:r w:rsidRPr="00E11AA1">
        <w:rPr>
          <w:sz w:val="24"/>
          <w:szCs w:val="24"/>
        </w:rPr>
        <w:t>In an ARP spoofing attack, an attacker sends a fake ARP reply.</w:t>
      </w:r>
      <w:r w:rsidRPr="00E11AA1">
        <w:rPr>
          <w:sz w:val="24"/>
          <w:szCs w:val="24"/>
        </w:rPr>
        <w:br/>
        <w:t xml:space="preserve"> Example: Attacker (192.168.1.100) sends:</w:t>
      </w:r>
      <w:r w:rsidRPr="00E11AA1">
        <w:rPr>
          <w:sz w:val="24"/>
          <w:szCs w:val="24"/>
        </w:rPr>
        <w:br/>
        <w:t xml:space="preserve">“192.168.1.3 is at FA:KE:11:22:33:44” </w:t>
      </w:r>
    </w:p>
    <w:p w14:paraId="487C87D2" w14:textId="77777777" w:rsidR="00E11AA1" w:rsidRPr="00E11AA1" w:rsidRDefault="00E11AA1" w:rsidP="00E11AA1">
      <w:pPr>
        <w:numPr>
          <w:ilvl w:val="0"/>
          <w:numId w:val="2"/>
        </w:numPr>
        <w:rPr>
          <w:sz w:val="24"/>
          <w:szCs w:val="24"/>
        </w:rPr>
      </w:pPr>
      <w:r w:rsidRPr="00E11AA1">
        <w:rPr>
          <w:sz w:val="24"/>
          <w:szCs w:val="24"/>
        </w:rPr>
        <w:t xml:space="preserve">The victim device (PC1) does not verify the reply and accepts it. </w:t>
      </w:r>
    </w:p>
    <w:p w14:paraId="6C735F99" w14:textId="43E0488B" w:rsidR="00E11AA1" w:rsidRPr="00E11AA1" w:rsidRDefault="00E11AA1" w:rsidP="00E11AA1">
      <w:pPr>
        <w:numPr>
          <w:ilvl w:val="0"/>
          <w:numId w:val="2"/>
        </w:numPr>
        <w:rPr>
          <w:sz w:val="24"/>
          <w:szCs w:val="24"/>
        </w:rPr>
      </w:pPr>
      <w:r w:rsidRPr="00E11AA1">
        <w:rPr>
          <w:sz w:val="24"/>
          <w:szCs w:val="24"/>
        </w:rPr>
        <w:t>The ARP table gets updated with the wrong MAC address.</w:t>
      </w:r>
      <w:r w:rsidRPr="00E11AA1">
        <w:rPr>
          <w:sz w:val="24"/>
          <w:szCs w:val="24"/>
        </w:rPr>
        <w:br/>
        <w:t xml:space="preserve"> Example:</w:t>
      </w:r>
      <w:r w:rsidRPr="00E11AA1">
        <w:rPr>
          <w:sz w:val="24"/>
          <w:szCs w:val="24"/>
        </w:rPr>
        <w:br/>
        <w:t xml:space="preserve">192.168.1.3 → FA:KE:11:22:33:44 (Attacker </w:t>
      </w:r>
      <w:proofErr w:type="gramStart"/>
      <w:r w:rsidRPr="00E11AA1">
        <w:rPr>
          <w:sz w:val="24"/>
          <w:szCs w:val="24"/>
        </w:rPr>
        <w:t>MAC )</w:t>
      </w:r>
      <w:proofErr w:type="gramEnd"/>
      <w:r w:rsidRPr="00E11AA1">
        <w:rPr>
          <w:sz w:val="24"/>
          <w:szCs w:val="24"/>
        </w:rPr>
        <w:t xml:space="preserve"> </w:t>
      </w:r>
    </w:p>
    <w:p w14:paraId="21276865" w14:textId="6D0C1ED0" w:rsidR="00E11AA1" w:rsidRPr="00E11AA1" w:rsidRDefault="00E11AA1" w:rsidP="00E11AA1">
      <w:pPr>
        <w:rPr>
          <w:sz w:val="24"/>
          <w:szCs w:val="24"/>
        </w:rPr>
      </w:pPr>
    </w:p>
    <w:p w14:paraId="7FDCAF3F" w14:textId="7D5CBB6C" w:rsidR="00E11AA1" w:rsidRPr="00E11AA1" w:rsidRDefault="00E11AA1" w:rsidP="00E11AA1">
      <w:pPr>
        <w:numPr>
          <w:ilvl w:val="0"/>
          <w:numId w:val="3"/>
        </w:numPr>
        <w:rPr>
          <w:sz w:val="24"/>
          <w:szCs w:val="24"/>
        </w:rPr>
      </w:pPr>
      <w:r w:rsidRPr="00E11AA1">
        <w:rPr>
          <w:sz w:val="24"/>
          <w:szCs w:val="24"/>
        </w:rPr>
        <w:t>Now all traffic meant for PC2 is sent to the attacker instead.</w:t>
      </w:r>
      <w:r w:rsidRPr="00E11AA1">
        <w:rPr>
          <w:sz w:val="24"/>
          <w:szCs w:val="24"/>
        </w:rPr>
        <w:br/>
        <w:t xml:space="preserve"> Example flow:</w:t>
      </w:r>
      <w:r w:rsidRPr="00E11AA1">
        <w:rPr>
          <w:sz w:val="24"/>
          <w:szCs w:val="24"/>
        </w:rPr>
        <w:br/>
        <w:t xml:space="preserve">PC1 → Attacker → PC2 </w:t>
      </w:r>
    </w:p>
    <w:p w14:paraId="503C0BCE" w14:textId="77777777" w:rsidR="00E11AA1" w:rsidRPr="00E11AA1" w:rsidRDefault="00E11AA1" w:rsidP="00E11AA1">
      <w:pPr>
        <w:numPr>
          <w:ilvl w:val="0"/>
          <w:numId w:val="3"/>
        </w:numPr>
        <w:rPr>
          <w:sz w:val="24"/>
          <w:szCs w:val="24"/>
        </w:rPr>
      </w:pPr>
      <w:r w:rsidRPr="00E11AA1">
        <w:rPr>
          <w:sz w:val="24"/>
          <w:szCs w:val="24"/>
        </w:rPr>
        <w:t xml:space="preserve">The attacker becomes a middleman (Man-in-the-Middle attack). </w:t>
      </w:r>
    </w:p>
    <w:p w14:paraId="2A9DCADC" w14:textId="7321A6E2" w:rsidR="00E11AA1" w:rsidRPr="00E11AA1" w:rsidRDefault="00E11AA1" w:rsidP="00E11AA1">
      <w:pPr>
        <w:rPr>
          <w:sz w:val="24"/>
          <w:szCs w:val="24"/>
        </w:rPr>
      </w:pPr>
    </w:p>
    <w:p w14:paraId="027C186B" w14:textId="2F5F252A" w:rsidR="00E11AA1" w:rsidRPr="00E11AA1" w:rsidRDefault="00E11AA1" w:rsidP="00E11AA1">
      <w:pPr>
        <w:numPr>
          <w:ilvl w:val="0"/>
          <w:numId w:val="4"/>
        </w:numPr>
        <w:rPr>
          <w:sz w:val="24"/>
          <w:szCs w:val="24"/>
        </w:rPr>
      </w:pPr>
      <w:r w:rsidRPr="00E11AA1">
        <w:rPr>
          <w:sz w:val="24"/>
          <w:szCs w:val="24"/>
        </w:rPr>
        <w:t>The attacker can monitor and capture sensitive data.</w:t>
      </w:r>
      <w:r w:rsidRPr="00E11AA1">
        <w:rPr>
          <w:sz w:val="24"/>
          <w:szCs w:val="24"/>
        </w:rPr>
        <w:br/>
        <w:t xml:space="preserve">Example: passwords, login details </w:t>
      </w:r>
    </w:p>
    <w:p w14:paraId="6DC160B7" w14:textId="51ADC418" w:rsidR="00E11AA1" w:rsidRPr="00E11AA1" w:rsidRDefault="00E11AA1" w:rsidP="00E11AA1">
      <w:pPr>
        <w:numPr>
          <w:ilvl w:val="0"/>
          <w:numId w:val="4"/>
        </w:numPr>
        <w:rPr>
          <w:sz w:val="24"/>
          <w:szCs w:val="24"/>
        </w:rPr>
      </w:pPr>
      <w:r w:rsidRPr="00E11AA1">
        <w:rPr>
          <w:sz w:val="24"/>
          <w:szCs w:val="24"/>
        </w:rPr>
        <w:t>The attacker can modify the data before forwarding.</w:t>
      </w:r>
      <w:r w:rsidRPr="00E11AA1">
        <w:rPr>
          <w:sz w:val="24"/>
          <w:szCs w:val="24"/>
        </w:rPr>
        <w:br/>
        <w:t xml:space="preserve">Example: changing message content </w:t>
      </w:r>
    </w:p>
    <w:p w14:paraId="04F5537B" w14:textId="78ABD545" w:rsidR="00E11AA1" w:rsidRPr="00E11AA1" w:rsidRDefault="00E11AA1" w:rsidP="00E11AA1">
      <w:pPr>
        <w:numPr>
          <w:ilvl w:val="0"/>
          <w:numId w:val="4"/>
        </w:numPr>
        <w:rPr>
          <w:sz w:val="24"/>
          <w:szCs w:val="24"/>
        </w:rPr>
      </w:pPr>
      <w:r w:rsidRPr="00E11AA1">
        <w:rPr>
          <w:sz w:val="24"/>
          <w:szCs w:val="24"/>
        </w:rPr>
        <w:t>The attacker can also drop packets.</w:t>
      </w:r>
      <w:r w:rsidRPr="00E11AA1">
        <w:rPr>
          <w:sz w:val="24"/>
          <w:szCs w:val="24"/>
        </w:rPr>
        <w:br/>
        <w:t xml:space="preserve"> Example: network stops working (Denial of Service) </w:t>
      </w:r>
    </w:p>
    <w:p w14:paraId="52904C61" w14:textId="12489B9F" w:rsidR="00E11AA1" w:rsidRDefault="00E11AA1" w:rsidP="00E11AA1">
      <w:pPr>
        <w:numPr>
          <w:ilvl w:val="0"/>
          <w:numId w:val="5"/>
        </w:numPr>
        <w:rPr>
          <w:sz w:val="24"/>
          <w:szCs w:val="24"/>
        </w:rPr>
      </w:pPr>
      <w:r w:rsidRPr="00E11AA1">
        <w:rPr>
          <w:sz w:val="24"/>
          <w:szCs w:val="24"/>
        </w:rPr>
        <w:t>This attack works because ARP has no authentication mechanism.</w:t>
      </w:r>
      <w:r w:rsidRPr="00E11AA1">
        <w:rPr>
          <w:sz w:val="24"/>
          <w:szCs w:val="24"/>
        </w:rPr>
        <w:br/>
        <w:t xml:space="preserve"> Devices trust any ARP reply they receive </w:t>
      </w:r>
    </w:p>
    <w:p w14:paraId="0BC41170" w14:textId="77777777" w:rsidR="007F3BE1" w:rsidRDefault="007F3BE1" w:rsidP="007F3BE1">
      <w:pPr>
        <w:rPr>
          <w:sz w:val="24"/>
          <w:szCs w:val="24"/>
        </w:rPr>
      </w:pPr>
    </w:p>
    <w:p w14:paraId="03A3AB6E" w14:textId="2DF70A22" w:rsid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363"/>
      </w:tblGrid>
      <w:tr w:rsidR="007F3BE1" w:rsidRPr="007F3BE1" w14:paraId="081D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D199" w14:textId="7777777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>PC0 (Victim)</w:t>
            </w:r>
          </w:p>
        </w:tc>
        <w:tc>
          <w:tcPr>
            <w:tcW w:w="0" w:type="auto"/>
            <w:vAlign w:val="center"/>
            <w:hideMark/>
          </w:tcPr>
          <w:p w14:paraId="2A3681C5" w14:textId="7777777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>192.168.10.1</w:t>
            </w:r>
          </w:p>
        </w:tc>
      </w:tr>
      <w:tr w:rsidR="007F3BE1" w:rsidRPr="007F3BE1" w14:paraId="7C5C5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5395" w14:textId="7777777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>PC1 (Attacker)</w:t>
            </w:r>
          </w:p>
        </w:tc>
        <w:tc>
          <w:tcPr>
            <w:tcW w:w="0" w:type="auto"/>
            <w:vAlign w:val="center"/>
            <w:hideMark/>
          </w:tcPr>
          <w:p w14:paraId="75B358A3" w14:textId="7777777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>192.168.10.2</w:t>
            </w:r>
          </w:p>
        </w:tc>
      </w:tr>
      <w:tr w:rsidR="007F3BE1" w:rsidRPr="007F3BE1" w14:paraId="6CFE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A04E" w14:textId="7777777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>PC2 (Other/Gateway)</w:t>
            </w:r>
          </w:p>
        </w:tc>
        <w:tc>
          <w:tcPr>
            <w:tcW w:w="0" w:type="auto"/>
            <w:vAlign w:val="center"/>
            <w:hideMark/>
          </w:tcPr>
          <w:p w14:paraId="0715DE54" w14:textId="7777777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>192.168.10.3</w:t>
            </w:r>
          </w:p>
        </w:tc>
      </w:tr>
    </w:tbl>
    <w:p w14:paraId="0C8026FB" w14:textId="1A41FECD" w:rsidR="007F3BE1" w:rsidRPr="007F3BE1" w:rsidRDefault="007F3BE1" w:rsidP="007F3BE1">
      <w:pPr>
        <w:rPr>
          <w:b/>
          <w:bCs/>
          <w:sz w:val="24"/>
          <w:szCs w:val="24"/>
        </w:rPr>
      </w:pPr>
    </w:p>
    <w:p w14:paraId="2B642DA6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lastRenderedPageBreak/>
        <w:t>PC0&gt; ping 192.168.10.2</w:t>
      </w:r>
      <w:r w:rsidRPr="007F3BE1">
        <w:rPr>
          <w:b/>
          <w:bCs/>
          <w:sz w:val="24"/>
          <w:szCs w:val="24"/>
        </w:rPr>
        <w:br/>
        <w:t xml:space="preserve">PC0&gt; </w:t>
      </w:r>
      <w:proofErr w:type="spellStart"/>
      <w:r w:rsidRPr="007F3BE1">
        <w:rPr>
          <w:b/>
          <w:bCs/>
          <w:sz w:val="24"/>
          <w:szCs w:val="24"/>
        </w:rPr>
        <w:t>arp</w:t>
      </w:r>
      <w:proofErr w:type="spellEnd"/>
      <w:r w:rsidRPr="007F3BE1">
        <w:rPr>
          <w:b/>
          <w:bCs/>
          <w:sz w:val="24"/>
          <w:szCs w:val="24"/>
        </w:rPr>
        <w:t xml:space="preserve"> -a</w:t>
      </w:r>
    </w:p>
    <w:p w14:paraId="3D37F134" w14:textId="0D97D95D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 xml:space="preserve">ARP is normal now </w:t>
      </w:r>
    </w:p>
    <w:p w14:paraId="262D1EB3" w14:textId="427E97F1" w:rsidR="007F3BE1" w:rsidRPr="007F3BE1" w:rsidRDefault="007F3BE1" w:rsidP="007F3BE1">
      <w:pPr>
        <w:rPr>
          <w:b/>
          <w:bCs/>
          <w:sz w:val="24"/>
          <w:szCs w:val="24"/>
        </w:rPr>
      </w:pPr>
    </w:p>
    <w:p w14:paraId="2BFF8575" w14:textId="32E97D74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Step 1 — Get attacker MAC (PC1)</w:t>
      </w:r>
    </w:p>
    <w:p w14:paraId="04AF9779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 xml:space="preserve">Go to: PC1 → Config → </w:t>
      </w:r>
      <w:proofErr w:type="spellStart"/>
      <w:r w:rsidRPr="007F3BE1">
        <w:rPr>
          <w:b/>
          <w:bCs/>
          <w:sz w:val="24"/>
          <w:szCs w:val="24"/>
        </w:rPr>
        <w:t>FastEthernet</w:t>
      </w:r>
      <w:proofErr w:type="spellEnd"/>
    </w:p>
    <w:p w14:paraId="5F52B8C0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Copy the MAC Address.</w:t>
      </w:r>
      <w:r w:rsidRPr="007F3BE1">
        <w:rPr>
          <w:b/>
          <w:bCs/>
          <w:sz w:val="24"/>
          <w:szCs w:val="24"/>
        </w:rPr>
        <w:br/>
        <w:t>Example: 00D0.BC11.2222 (yours will be different)</w:t>
      </w:r>
    </w:p>
    <w:p w14:paraId="038675A5" w14:textId="4CA11487" w:rsidR="007F3BE1" w:rsidRPr="007F3BE1" w:rsidRDefault="007F3BE1" w:rsidP="007F3BE1">
      <w:pPr>
        <w:rPr>
          <w:b/>
          <w:bCs/>
          <w:sz w:val="24"/>
          <w:szCs w:val="24"/>
        </w:rPr>
      </w:pPr>
    </w:p>
    <w:p w14:paraId="585BF0E3" w14:textId="5FEF18B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Step 2 — Poison ARP on Victim (PC0)</w:t>
      </w:r>
    </w:p>
    <w:p w14:paraId="5A352C46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Go to: PC0 → Desktop → Command Prompt</w:t>
      </w:r>
    </w:p>
    <w:p w14:paraId="44F06447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Type:</w:t>
      </w:r>
    </w:p>
    <w:p w14:paraId="5543D261" w14:textId="77777777" w:rsidR="007F3BE1" w:rsidRPr="007F3BE1" w:rsidRDefault="007F3BE1" w:rsidP="007F3BE1">
      <w:pPr>
        <w:rPr>
          <w:b/>
          <w:bCs/>
          <w:sz w:val="24"/>
          <w:szCs w:val="24"/>
        </w:rPr>
      </w:pPr>
      <w:proofErr w:type="spellStart"/>
      <w:r w:rsidRPr="007F3BE1">
        <w:rPr>
          <w:b/>
          <w:bCs/>
          <w:sz w:val="24"/>
          <w:szCs w:val="24"/>
        </w:rPr>
        <w:t>arp</w:t>
      </w:r>
      <w:proofErr w:type="spellEnd"/>
      <w:r w:rsidRPr="007F3BE1">
        <w:rPr>
          <w:b/>
          <w:bCs/>
          <w:sz w:val="24"/>
          <w:szCs w:val="24"/>
        </w:rPr>
        <w:t xml:space="preserve"> -s 192.168.10.3 &lt;MAC_of_PC1&gt;</w:t>
      </w:r>
    </w:p>
    <w:p w14:paraId="25EAC43B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Example:</w:t>
      </w:r>
    </w:p>
    <w:p w14:paraId="3A76E1FA" w14:textId="77777777" w:rsidR="007F3BE1" w:rsidRPr="007F3BE1" w:rsidRDefault="007F3BE1" w:rsidP="007F3BE1">
      <w:pPr>
        <w:rPr>
          <w:b/>
          <w:bCs/>
          <w:sz w:val="24"/>
          <w:szCs w:val="24"/>
        </w:rPr>
      </w:pPr>
      <w:proofErr w:type="spellStart"/>
      <w:r w:rsidRPr="007F3BE1">
        <w:rPr>
          <w:b/>
          <w:bCs/>
          <w:sz w:val="24"/>
          <w:szCs w:val="24"/>
        </w:rPr>
        <w:t>arp</w:t>
      </w:r>
      <w:proofErr w:type="spellEnd"/>
      <w:r w:rsidRPr="007F3BE1">
        <w:rPr>
          <w:b/>
          <w:bCs/>
          <w:sz w:val="24"/>
          <w:szCs w:val="24"/>
        </w:rPr>
        <w:t xml:space="preserve"> -s 192.168.10.3 00D0.BC11.2222</w:t>
      </w:r>
    </w:p>
    <w:p w14:paraId="7DC805CA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Meaning:</w:t>
      </w:r>
    </w:p>
    <w:p w14:paraId="7D930BA4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“IP 192.168.10.3 belongs to attacker MAC”</w:t>
      </w:r>
    </w:p>
    <w:p w14:paraId="0D329D20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This is the spoof.</w:t>
      </w:r>
    </w:p>
    <w:p w14:paraId="69C2828E" w14:textId="089B65E7" w:rsidR="007F3BE1" w:rsidRPr="007F3BE1" w:rsidRDefault="007F3BE1" w:rsidP="007F3BE1">
      <w:pPr>
        <w:rPr>
          <w:b/>
          <w:bCs/>
          <w:sz w:val="24"/>
          <w:szCs w:val="24"/>
        </w:rPr>
      </w:pPr>
    </w:p>
    <w:p w14:paraId="661768AF" w14:textId="7A635650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Step 3 — Verify ARP table (Proof)</w:t>
      </w:r>
    </w:p>
    <w:p w14:paraId="2B17FF61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On PC0:</w:t>
      </w:r>
    </w:p>
    <w:p w14:paraId="52AD051A" w14:textId="77777777" w:rsidR="007F3BE1" w:rsidRPr="007F3BE1" w:rsidRDefault="007F3BE1" w:rsidP="007F3BE1">
      <w:pPr>
        <w:rPr>
          <w:b/>
          <w:bCs/>
          <w:sz w:val="24"/>
          <w:szCs w:val="24"/>
        </w:rPr>
      </w:pPr>
      <w:proofErr w:type="spellStart"/>
      <w:r w:rsidRPr="007F3BE1">
        <w:rPr>
          <w:b/>
          <w:bCs/>
          <w:sz w:val="24"/>
          <w:szCs w:val="24"/>
        </w:rPr>
        <w:t>arp</w:t>
      </w:r>
      <w:proofErr w:type="spellEnd"/>
      <w:r w:rsidRPr="007F3BE1">
        <w:rPr>
          <w:b/>
          <w:bCs/>
          <w:sz w:val="24"/>
          <w:szCs w:val="24"/>
        </w:rPr>
        <w:t xml:space="preserve"> -a</w:t>
      </w:r>
    </w:p>
    <w:p w14:paraId="52A9A09E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You must now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45"/>
      </w:tblGrid>
      <w:tr w:rsidR="007F3BE1" w:rsidRPr="007F3BE1" w14:paraId="135D6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3B5FF" w14:textId="7777777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67E9E75A" w14:textId="7777777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>MAC</w:t>
            </w:r>
          </w:p>
        </w:tc>
      </w:tr>
      <w:tr w:rsidR="007F3BE1" w:rsidRPr="007F3BE1" w14:paraId="7536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DFBE" w14:textId="7777777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2BFF1E31" w14:textId="59AB9927" w:rsidR="007F3BE1" w:rsidRPr="007F3BE1" w:rsidRDefault="007F3BE1" w:rsidP="007F3BE1">
            <w:pPr>
              <w:rPr>
                <w:b/>
                <w:bCs/>
                <w:sz w:val="24"/>
                <w:szCs w:val="24"/>
              </w:rPr>
            </w:pPr>
            <w:r w:rsidRPr="007F3BE1">
              <w:rPr>
                <w:b/>
                <w:bCs/>
                <w:sz w:val="24"/>
                <w:szCs w:val="24"/>
              </w:rPr>
              <w:t xml:space="preserve">MAC of PC1 </w:t>
            </w:r>
          </w:p>
        </w:tc>
      </w:tr>
    </w:tbl>
    <w:p w14:paraId="3638DA05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Spoof successful.</w:t>
      </w:r>
    </w:p>
    <w:p w14:paraId="3E10B195" w14:textId="71DB6415" w:rsidR="007F3BE1" w:rsidRPr="007F3BE1" w:rsidRDefault="007F3BE1" w:rsidP="007F3BE1">
      <w:pPr>
        <w:rPr>
          <w:b/>
          <w:bCs/>
          <w:sz w:val="24"/>
          <w:szCs w:val="24"/>
        </w:rPr>
      </w:pPr>
    </w:p>
    <w:p w14:paraId="21796AB6" w14:textId="3EA8EEBB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Step 4 — Generate traffic</w:t>
      </w:r>
    </w:p>
    <w:p w14:paraId="49FF89D4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From PC0:</w:t>
      </w:r>
    </w:p>
    <w:p w14:paraId="6B576F51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ping 192.168.10.3</w:t>
      </w:r>
    </w:p>
    <w:p w14:paraId="14566672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lastRenderedPageBreak/>
        <w:pict w14:anchorId="3E34F55D">
          <v:rect id="_x0000_i1136" style="width:0;height:1.5pt" o:hralign="center" o:hrstd="t" o:hr="t" fillcolor="#a0a0a0" stroked="f"/>
        </w:pict>
      </w:r>
    </w:p>
    <w:p w14:paraId="51A4EC2B" w14:textId="48F77E0D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 xml:space="preserve">Step 5 — </w:t>
      </w:r>
    </w:p>
    <w:p w14:paraId="3F0515C6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Switch to Simulation Mode.</w:t>
      </w:r>
    </w:p>
    <w:p w14:paraId="412112D7" w14:textId="77777777" w:rsidR="007F3BE1" w:rsidRPr="007F3BE1" w:rsidRDefault="007F3BE1" w:rsidP="007F3BE1">
      <w:p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You will observe:</w:t>
      </w:r>
    </w:p>
    <w:p w14:paraId="2CDC87A4" w14:textId="77777777" w:rsidR="007F3BE1" w:rsidRPr="007F3BE1" w:rsidRDefault="007F3BE1" w:rsidP="007F3BE1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 xml:space="preserve">PC0 sends frames to PC1 MAC instead of PC2 </w:t>
      </w:r>
    </w:p>
    <w:p w14:paraId="234C67A3" w14:textId="77777777" w:rsidR="007F3BE1" w:rsidRPr="007F3BE1" w:rsidRDefault="007F3BE1" w:rsidP="007F3BE1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7F3BE1">
        <w:rPr>
          <w:b/>
          <w:bCs/>
          <w:sz w:val="24"/>
          <w:szCs w:val="24"/>
        </w:rPr>
        <w:t>Attacker is in the path</w:t>
      </w:r>
    </w:p>
    <w:p w14:paraId="08489FB6" w14:textId="77777777" w:rsidR="007F3BE1" w:rsidRPr="007F3BE1" w:rsidRDefault="007F3BE1" w:rsidP="007F3BE1">
      <w:pPr>
        <w:rPr>
          <w:b/>
          <w:bCs/>
          <w:sz w:val="24"/>
          <w:szCs w:val="24"/>
        </w:rPr>
      </w:pPr>
    </w:p>
    <w:p w14:paraId="7F5F821C" w14:textId="77777777" w:rsidR="006F695A" w:rsidRDefault="006F695A" w:rsidP="006F695A">
      <w:pPr>
        <w:rPr>
          <w:sz w:val="24"/>
          <w:szCs w:val="24"/>
        </w:rPr>
      </w:pPr>
    </w:p>
    <w:p w14:paraId="024CFEB9" w14:textId="13D15BDA" w:rsidR="006F695A" w:rsidRDefault="006F695A" w:rsidP="000020D2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697473">
        <w:rPr>
          <w:sz w:val="24"/>
          <w:szCs w:val="24"/>
        </w:rPr>
        <w:t xml:space="preserve">    </w:t>
      </w:r>
      <w:r w:rsidR="000020D2">
        <w:rPr>
          <w:sz w:val="24"/>
          <w:szCs w:val="24"/>
        </w:rPr>
        <w:t xml:space="preserve"> </w:t>
      </w:r>
      <w:r w:rsidR="00F57583" w:rsidRPr="00F57583">
        <w:rPr>
          <w:sz w:val="24"/>
          <w:szCs w:val="24"/>
        </w:rPr>
        <w:t>Configure Static IPs and test connectivity between two PCs</w:t>
      </w:r>
    </w:p>
    <w:p w14:paraId="0C28D94C" w14:textId="7AB3298F" w:rsidR="00F57583" w:rsidRDefault="0035391F" w:rsidP="008C6CB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Here we</w:t>
      </w:r>
      <w:r w:rsidR="00AC4EC1">
        <w:rPr>
          <w:sz w:val="24"/>
          <w:szCs w:val="24"/>
        </w:rPr>
        <w:t xml:space="preserve">, </w:t>
      </w:r>
      <w:proofErr w:type="gramStart"/>
      <w:r w:rsidR="008C6CB4" w:rsidRPr="008C6CB4">
        <w:rPr>
          <w:sz w:val="24"/>
          <w:szCs w:val="24"/>
        </w:rPr>
        <w:t>Assign</w:t>
      </w:r>
      <w:proofErr w:type="gramEnd"/>
      <w:r w:rsidR="008C6CB4" w:rsidRPr="008C6CB4">
        <w:rPr>
          <w:sz w:val="24"/>
          <w:szCs w:val="24"/>
        </w:rPr>
        <w:t xml:space="preserve"> </w:t>
      </w:r>
      <w:r w:rsidR="008C6CB4" w:rsidRPr="008C6CB4">
        <w:rPr>
          <w:b/>
          <w:bCs/>
          <w:sz w:val="24"/>
          <w:szCs w:val="24"/>
        </w:rPr>
        <w:t xml:space="preserve">manual (static) IP </w:t>
      </w:r>
      <w:proofErr w:type="gramStart"/>
      <w:r w:rsidR="008C6CB4" w:rsidRPr="008C6CB4">
        <w:rPr>
          <w:b/>
          <w:bCs/>
          <w:sz w:val="24"/>
          <w:szCs w:val="24"/>
        </w:rPr>
        <w:t>addresses</w:t>
      </w:r>
      <w:r w:rsidR="008C6CB4" w:rsidRPr="008C6CB4">
        <w:rPr>
          <w:sz w:val="24"/>
          <w:szCs w:val="24"/>
        </w:rPr>
        <w:t xml:space="preserve"> </w:t>
      </w:r>
      <w:r w:rsidR="008C6CB4">
        <w:rPr>
          <w:sz w:val="24"/>
          <w:szCs w:val="24"/>
        </w:rPr>
        <w:t>,</w:t>
      </w:r>
      <w:proofErr w:type="gramEnd"/>
      <w:r w:rsidR="002F3D64">
        <w:rPr>
          <w:sz w:val="24"/>
          <w:szCs w:val="24"/>
        </w:rPr>
        <w:t xml:space="preserve"> </w:t>
      </w:r>
      <w:proofErr w:type="gramStart"/>
      <w:r w:rsidR="008C6CB4" w:rsidRPr="008C6CB4">
        <w:rPr>
          <w:sz w:val="24"/>
          <w:szCs w:val="24"/>
        </w:rPr>
        <w:t>Connect</w:t>
      </w:r>
      <w:proofErr w:type="gramEnd"/>
      <w:r w:rsidR="008C6CB4" w:rsidRPr="008C6CB4">
        <w:rPr>
          <w:sz w:val="24"/>
          <w:szCs w:val="24"/>
        </w:rPr>
        <w:t xml:space="preserve"> two </w:t>
      </w:r>
      <w:proofErr w:type="gramStart"/>
      <w:r w:rsidR="008C6CB4" w:rsidRPr="008C6CB4">
        <w:rPr>
          <w:sz w:val="24"/>
          <w:szCs w:val="24"/>
        </w:rPr>
        <w:t xml:space="preserve">PCs </w:t>
      </w:r>
      <w:r w:rsidR="008C6CB4">
        <w:rPr>
          <w:sz w:val="24"/>
          <w:szCs w:val="24"/>
        </w:rPr>
        <w:t>,</w:t>
      </w:r>
      <w:r w:rsidR="008C6CB4" w:rsidRPr="008C6CB4">
        <w:rPr>
          <w:sz w:val="24"/>
          <w:szCs w:val="24"/>
        </w:rPr>
        <w:t>Check</w:t>
      </w:r>
      <w:proofErr w:type="gramEnd"/>
      <w:r w:rsidR="008C6CB4" w:rsidRPr="008C6CB4">
        <w:rPr>
          <w:sz w:val="24"/>
          <w:szCs w:val="24"/>
        </w:rPr>
        <w:t xml:space="preserve"> if they can communicate using </w:t>
      </w:r>
      <w:r w:rsidR="008C6CB4" w:rsidRPr="008C6CB4">
        <w:rPr>
          <w:b/>
          <w:bCs/>
          <w:sz w:val="24"/>
          <w:szCs w:val="24"/>
        </w:rPr>
        <w:t>ping</w:t>
      </w:r>
      <w:r w:rsidR="008C6CB4">
        <w:rPr>
          <w:b/>
          <w:bCs/>
          <w:sz w:val="24"/>
          <w:szCs w:val="24"/>
        </w:rPr>
        <w:t>.</w:t>
      </w:r>
    </w:p>
    <w:p w14:paraId="35993078" w14:textId="77777777" w:rsidR="00AC4EC1" w:rsidRPr="00AC4EC1" w:rsidRDefault="00AC4EC1" w:rsidP="00AC4EC1">
      <w:pPr>
        <w:rPr>
          <w:sz w:val="24"/>
          <w:szCs w:val="24"/>
        </w:rPr>
      </w:pPr>
      <w:r w:rsidRPr="00AC4EC1">
        <w:rPr>
          <w:sz w:val="24"/>
          <w:szCs w:val="24"/>
        </w:rPr>
        <w:t>Static IP means:</w:t>
      </w:r>
    </w:p>
    <w:p w14:paraId="50E54548" w14:textId="77777777" w:rsidR="00AC4EC1" w:rsidRPr="00AC4EC1" w:rsidRDefault="00AC4EC1" w:rsidP="00AC4EC1">
      <w:pPr>
        <w:numPr>
          <w:ilvl w:val="0"/>
          <w:numId w:val="11"/>
        </w:numPr>
        <w:rPr>
          <w:sz w:val="24"/>
          <w:szCs w:val="24"/>
        </w:rPr>
      </w:pPr>
      <w:r w:rsidRPr="00AC4EC1">
        <w:rPr>
          <w:sz w:val="24"/>
          <w:szCs w:val="24"/>
        </w:rPr>
        <w:t xml:space="preserve">You manually assign IP </w:t>
      </w:r>
    </w:p>
    <w:p w14:paraId="069FC542" w14:textId="77777777" w:rsidR="00AC4EC1" w:rsidRDefault="00AC4EC1" w:rsidP="00AC4EC1">
      <w:pPr>
        <w:numPr>
          <w:ilvl w:val="0"/>
          <w:numId w:val="11"/>
        </w:numPr>
        <w:rPr>
          <w:sz w:val="24"/>
          <w:szCs w:val="24"/>
        </w:rPr>
      </w:pPr>
      <w:r w:rsidRPr="00AC4EC1">
        <w:rPr>
          <w:sz w:val="24"/>
          <w:szCs w:val="24"/>
        </w:rPr>
        <w:t>It does NOT change automatically</w:t>
      </w:r>
    </w:p>
    <w:p w14:paraId="06E24CE1" w14:textId="77777777" w:rsidR="006A7836" w:rsidRPr="006A7836" w:rsidRDefault="006A7836" w:rsidP="006A7836">
      <w:pPr>
        <w:rPr>
          <w:sz w:val="24"/>
          <w:szCs w:val="24"/>
        </w:rPr>
      </w:pPr>
      <w:r w:rsidRPr="006A7836">
        <w:rPr>
          <w:sz w:val="24"/>
          <w:szCs w:val="24"/>
        </w:rPr>
        <w:t>Network part = first 3 numbers</w:t>
      </w:r>
    </w:p>
    <w:p w14:paraId="32AC03C5" w14:textId="77777777" w:rsidR="006A7836" w:rsidRPr="006A7836" w:rsidRDefault="006A7836" w:rsidP="006A7836">
      <w:pPr>
        <w:rPr>
          <w:sz w:val="24"/>
          <w:szCs w:val="24"/>
        </w:rPr>
      </w:pPr>
      <w:r w:rsidRPr="006A7836">
        <w:rPr>
          <w:sz w:val="24"/>
          <w:szCs w:val="24"/>
        </w:rPr>
        <w:t>192.168.1.X</w:t>
      </w:r>
    </w:p>
    <w:p w14:paraId="0C19609B" w14:textId="77777777" w:rsidR="006A7836" w:rsidRPr="006A7836" w:rsidRDefault="006A7836" w:rsidP="006A7836">
      <w:pPr>
        <w:ind w:left="360"/>
        <w:rPr>
          <w:sz w:val="24"/>
          <w:szCs w:val="24"/>
        </w:rPr>
      </w:pPr>
      <w:r w:rsidRPr="006A7836">
        <w:rPr>
          <w:sz w:val="24"/>
          <w:szCs w:val="24"/>
        </w:rPr>
        <w:t>So:</w:t>
      </w:r>
    </w:p>
    <w:p w14:paraId="449BCB16" w14:textId="77777777" w:rsidR="006A7836" w:rsidRPr="006A7836" w:rsidRDefault="006A7836" w:rsidP="006A7836">
      <w:pPr>
        <w:numPr>
          <w:ilvl w:val="0"/>
          <w:numId w:val="12"/>
        </w:numPr>
        <w:rPr>
          <w:sz w:val="24"/>
          <w:szCs w:val="24"/>
        </w:rPr>
      </w:pPr>
      <w:r w:rsidRPr="006A7836">
        <w:rPr>
          <w:sz w:val="24"/>
          <w:szCs w:val="24"/>
        </w:rPr>
        <w:t xml:space="preserve">PC1 → 192.168.1.1 </w:t>
      </w:r>
    </w:p>
    <w:p w14:paraId="27CAEE59" w14:textId="77777777" w:rsidR="006A7836" w:rsidRPr="006A7836" w:rsidRDefault="006A7836" w:rsidP="006A7836">
      <w:pPr>
        <w:numPr>
          <w:ilvl w:val="0"/>
          <w:numId w:val="12"/>
        </w:numPr>
        <w:rPr>
          <w:sz w:val="24"/>
          <w:szCs w:val="24"/>
        </w:rPr>
      </w:pPr>
      <w:r w:rsidRPr="006A7836">
        <w:rPr>
          <w:sz w:val="24"/>
          <w:szCs w:val="24"/>
        </w:rPr>
        <w:t xml:space="preserve">PC2 → 192.168.1.2 </w:t>
      </w:r>
    </w:p>
    <w:p w14:paraId="2F26A0A1" w14:textId="4DD87249" w:rsidR="006A7836" w:rsidRDefault="006A7836" w:rsidP="001739DB">
      <w:pPr>
        <w:rPr>
          <w:sz w:val="24"/>
          <w:szCs w:val="24"/>
        </w:rPr>
      </w:pPr>
      <w:r w:rsidRPr="006A7836">
        <w:rPr>
          <w:sz w:val="24"/>
          <w:szCs w:val="24"/>
        </w:rPr>
        <w:t>Same network → they can communicate</w:t>
      </w:r>
    </w:p>
    <w:p w14:paraId="6E91B01E" w14:textId="4547393E" w:rsidR="00013E9F" w:rsidRDefault="00013E9F" w:rsidP="001739DB">
      <w:pPr>
        <w:rPr>
          <w:sz w:val="24"/>
          <w:szCs w:val="24"/>
        </w:rPr>
      </w:pPr>
      <w:r>
        <w:rPr>
          <w:sz w:val="24"/>
          <w:szCs w:val="24"/>
        </w:rPr>
        <w:t>Now doing the ping test in PC0,</w:t>
      </w:r>
    </w:p>
    <w:p w14:paraId="3DFA0563" w14:textId="3BA341E9" w:rsidR="00013E9F" w:rsidRPr="006A7836" w:rsidRDefault="000E18DB" w:rsidP="001739DB">
      <w:pPr>
        <w:rPr>
          <w:sz w:val="24"/>
          <w:szCs w:val="24"/>
        </w:rPr>
      </w:pPr>
      <w:r w:rsidRPr="000E18DB">
        <w:rPr>
          <w:noProof/>
          <w:sz w:val="24"/>
          <w:szCs w:val="24"/>
        </w:rPr>
        <w:drawing>
          <wp:inline distT="0" distB="0" distL="0" distR="0" wp14:anchorId="01246D1A" wp14:editId="0E2F7A77">
            <wp:extent cx="5731510" cy="2115185"/>
            <wp:effectExtent l="0" t="0" r="2540" b="0"/>
            <wp:docPr id="904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B5C2" w14:textId="3727075D" w:rsidR="00AC4EC1" w:rsidRDefault="002F3D64" w:rsidP="00AC4EC1">
      <w:pPr>
        <w:ind w:left="360"/>
        <w:rPr>
          <w:sz w:val="24"/>
          <w:szCs w:val="24"/>
        </w:rPr>
      </w:pPr>
      <w:ins w:id="20" w:author="Microsoft Word" w:date="2026-03-30T22:36:00Z" w16du:dateUtc="2026-03-30T17:06:00Z">
        <w:r>
          <w:rPr>
            <w:sz w:val="24"/>
            <w:szCs w:val="24"/>
          </w:rPr>
          <w:lastRenderedPageBreak/>
          <w:t>4.</w:t>
        </w:r>
        <w:r w:rsidR="001107A7" w:rsidRPr="001107A7">
          <w:t xml:space="preserve"> </w:t>
        </w:r>
        <w:r w:rsidR="001107A7">
          <w:rPr>
            <w:sz w:val="24"/>
            <w:szCs w:val="24"/>
          </w:rPr>
          <w:t>U</w:t>
        </w:r>
        <w:r w:rsidR="001107A7" w:rsidRPr="001107A7">
          <w:rPr>
            <w:sz w:val="24"/>
            <w:szCs w:val="24"/>
          </w:rPr>
          <w:t xml:space="preserve">se </w:t>
        </w:r>
        <w:proofErr w:type="spellStart"/>
        <w:r w:rsidR="001107A7" w:rsidRPr="001107A7">
          <w:rPr>
            <w:sz w:val="24"/>
            <w:szCs w:val="24"/>
          </w:rPr>
          <w:t>wireshark</w:t>
        </w:r>
        <w:proofErr w:type="spellEnd"/>
        <w:r w:rsidR="001107A7" w:rsidRPr="001107A7">
          <w:rPr>
            <w:sz w:val="24"/>
            <w:szCs w:val="24"/>
          </w:rPr>
          <w:t xml:space="preserve"> to capture DHCP </w:t>
        </w:r>
        <w:proofErr w:type="gramStart"/>
        <w:r w:rsidR="001107A7" w:rsidRPr="001107A7">
          <w:rPr>
            <w:sz w:val="24"/>
            <w:szCs w:val="24"/>
          </w:rPr>
          <w:t>DISCOVER,OFFER</w:t>
        </w:r>
        <w:proofErr w:type="gramEnd"/>
        <w:r w:rsidR="001107A7" w:rsidRPr="001107A7">
          <w:rPr>
            <w:sz w:val="24"/>
            <w:szCs w:val="24"/>
          </w:rPr>
          <w:t>,REQUEST AND ACKNOWLEGE MESSGES AND EXPLAIN THE PROCESS</w:t>
        </w:r>
        <w:r w:rsidR="001107A7">
          <w:rPr>
            <w:sz w:val="24"/>
            <w:szCs w:val="24"/>
          </w:rPr>
          <w:t>.</w:t>
        </w:r>
      </w:ins>
    </w:p>
    <w:p w14:paraId="45A7A2BC" w14:textId="36E7B7A9" w:rsidR="001107A7" w:rsidRDefault="001107A7" w:rsidP="00AC4EC1">
      <w:pPr>
        <w:ind w:left="360"/>
        <w:rPr>
          <w:ins w:id="21" w:author="Microsoft Word" w:date="2026-03-30T22:36:00Z" w16du:dateUtc="2026-03-30T17:06:00Z"/>
          <w:sz w:val="24"/>
          <w:szCs w:val="24"/>
        </w:rPr>
      </w:pPr>
      <w:r w:rsidRPr="001107A7">
        <w:rPr>
          <w:noProof/>
          <w:sz w:val="24"/>
          <w:szCs w:val="24"/>
        </w:rPr>
        <w:drawing>
          <wp:inline distT="0" distB="0" distL="0" distR="0" wp14:anchorId="727DB066" wp14:editId="547BC414">
            <wp:extent cx="4743450" cy="2171700"/>
            <wp:effectExtent l="0" t="0" r="0" b="0"/>
            <wp:docPr id="4804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47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1065" cy="217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C41E" w14:textId="77777777" w:rsidR="001107A7" w:rsidRDefault="001107A7" w:rsidP="00AC4EC1">
      <w:pPr>
        <w:ind w:left="360"/>
        <w:rPr>
          <w:ins w:id="22" w:author="Microsoft Word" w:date="2026-03-30T22:36:00Z" w16du:dateUtc="2026-03-30T17:06:00Z"/>
          <w:sz w:val="24"/>
          <w:szCs w:val="24"/>
        </w:rPr>
      </w:pPr>
    </w:p>
    <w:p w14:paraId="3C48AE14" w14:textId="6571B615" w:rsidR="008652E0" w:rsidRPr="00967B1E" w:rsidRDefault="001107A7" w:rsidP="00967B1E">
      <w:pPr>
        <w:ind w:left="360"/>
        <w:rPr>
          <w:ins w:id="23" w:author="Microsoft Word" w:date="2026-03-30T22:36:00Z" w16du:dateUtc="2026-03-30T17:06:00Z"/>
          <w:b/>
          <w:bCs/>
          <w:sz w:val="24"/>
          <w:szCs w:val="24"/>
        </w:rPr>
      </w:pPr>
      <w:ins w:id="24" w:author="Microsoft Word" w:date="2026-03-30T22:36:00Z" w16du:dateUtc="2026-03-30T17:06:00Z">
        <w:r>
          <w:rPr>
            <w:sz w:val="24"/>
            <w:szCs w:val="24"/>
          </w:rPr>
          <w:t xml:space="preserve">Que5: </w:t>
        </w:r>
        <w:r w:rsidR="00967B1E" w:rsidRPr="00967B1E">
          <w:rPr>
            <w:b/>
            <w:bCs/>
            <w:sz w:val="24"/>
            <w:szCs w:val="24"/>
          </w:rPr>
          <w:t>Given IP range 192.168.1.0/24, divide into 4 subnets and verify connectivity</w:t>
        </w:r>
        <w:r w:rsidR="00967B1E">
          <w:rPr>
            <w:b/>
            <w:bCs/>
            <w:sz w:val="24"/>
            <w:szCs w:val="24"/>
          </w:rPr>
          <w:t xml:space="preserve"> using cisco packet tracer.</w:t>
        </w:r>
      </w:ins>
    </w:p>
    <w:p w14:paraId="18FF96F3" w14:textId="77777777" w:rsidR="008652E0" w:rsidRDefault="008652E0" w:rsidP="00AC4EC1">
      <w:pPr>
        <w:ind w:left="360"/>
        <w:rPr>
          <w:ins w:id="25" w:author="Microsoft Word" w:date="2026-03-30T22:36:00Z" w16du:dateUtc="2026-03-30T17:06:00Z"/>
          <w:sz w:val="24"/>
          <w:szCs w:val="24"/>
        </w:rPr>
      </w:pPr>
    </w:p>
    <w:p w14:paraId="1C9058A6" w14:textId="77777777" w:rsidR="002D42E7" w:rsidRPr="002D42E7" w:rsidRDefault="002D42E7" w:rsidP="002D42E7">
      <w:pPr>
        <w:ind w:left="360"/>
        <w:rPr>
          <w:ins w:id="26" w:author="Microsoft Word" w:date="2026-03-30T22:36:00Z" w16du:dateUtc="2026-03-30T17:06:00Z"/>
          <w:b/>
          <w:bCs/>
          <w:sz w:val="24"/>
          <w:szCs w:val="24"/>
        </w:rPr>
      </w:pPr>
      <w:ins w:id="27" w:author="Microsoft Word" w:date="2026-03-30T22:36:00Z" w16du:dateUtc="2026-03-30T17:06:00Z">
        <w:r w:rsidRPr="002D42E7">
          <w:rPr>
            <w:b/>
            <w:bCs/>
            <w:sz w:val="24"/>
            <w:szCs w:val="24"/>
          </w:rPr>
          <w:t>Assign IPs to PCs</w:t>
        </w:r>
      </w:ins>
    </w:p>
    <w:p w14:paraId="68A5A9F9" w14:textId="4A45D69D" w:rsidR="002D42E7" w:rsidRPr="002D42E7" w:rsidRDefault="002D42E7" w:rsidP="002D42E7">
      <w:pPr>
        <w:ind w:left="360"/>
        <w:rPr>
          <w:ins w:id="28" w:author="Microsoft Word" w:date="2026-03-30T22:36:00Z" w16du:dateUtc="2026-03-30T17:06:00Z"/>
          <w:sz w:val="24"/>
          <w:szCs w:val="24"/>
        </w:rPr>
      </w:pPr>
    </w:p>
    <w:p w14:paraId="3676B536" w14:textId="76482F27" w:rsidR="002D42E7" w:rsidRPr="002D42E7" w:rsidRDefault="002D42E7" w:rsidP="002D42E7">
      <w:pPr>
        <w:ind w:left="360"/>
        <w:rPr>
          <w:ins w:id="29" w:author="Microsoft Word" w:date="2026-03-30T22:36:00Z" w16du:dateUtc="2026-03-30T17:06:00Z"/>
          <w:b/>
          <w:bCs/>
          <w:sz w:val="24"/>
          <w:szCs w:val="24"/>
        </w:rPr>
      </w:pPr>
      <w:ins w:id="30" w:author="Microsoft Word" w:date="2026-03-30T22:36:00Z" w16du:dateUtc="2026-03-30T17:06:00Z">
        <w:r w:rsidRPr="002D42E7">
          <w:rPr>
            <w:b/>
            <w:bCs/>
            <w:sz w:val="24"/>
            <w:szCs w:val="24"/>
          </w:rPr>
          <w:t xml:space="preserve"> Subnet 1 (192.168.1.0/26)</w:t>
        </w:r>
      </w:ins>
    </w:p>
    <w:p w14:paraId="0312A6D9" w14:textId="77777777" w:rsidR="002D42E7" w:rsidRPr="002D42E7" w:rsidRDefault="002D42E7" w:rsidP="002D42E7">
      <w:pPr>
        <w:numPr>
          <w:ilvl w:val="0"/>
          <w:numId w:val="13"/>
        </w:numPr>
        <w:rPr>
          <w:ins w:id="31" w:author="Microsoft Word" w:date="2026-03-30T22:36:00Z" w16du:dateUtc="2026-03-30T17:06:00Z"/>
          <w:sz w:val="24"/>
          <w:szCs w:val="24"/>
        </w:rPr>
      </w:pPr>
      <w:ins w:id="32" w:author="Microsoft Word" w:date="2026-03-30T22:36:00Z" w16du:dateUtc="2026-03-30T17:06:00Z">
        <w:r w:rsidRPr="002D42E7">
          <w:rPr>
            <w:sz w:val="24"/>
            <w:szCs w:val="24"/>
          </w:rPr>
          <w:t xml:space="preserve">PC1 → 192.168.1.2 </w:t>
        </w:r>
      </w:ins>
    </w:p>
    <w:p w14:paraId="7D977838" w14:textId="77777777" w:rsidR="002D42E7" w:rsidRPr="002D42E7" w:rsidRDefault="002D42E7" w:rsidP="002D42E7">
      <w:pPr>
        <w:numPr>
          <w:ilvl w:val="0"/>
          <w:numId w:val="13"/>
        </w:numPr>
        <w:rPr>
          <w:ins w:id="33" w:author="Microsoft Word" w:date="2026-03-30T22:36:00Z" w16du:dateUtc="2026-03-30T17:06:00Z"/>
          <w:sz w:val="24"/>
          <w:szCs w:val="24"/>
        </w:rPr>
      </w:pPr>
      <w:ins w:id="34" w:author="Microsoft Word" w:date="2026-03-30T22:36:00Z" w16du:dateUtc="2026-03-30T17:06:00Z">
        <w:r w:rsidRPr="002D42E7">
          <w:rPr>
            <w:sz w:val="24"/>
            <w:szCs w:val="24"/>
          </w:rPr>
          <w:t xml:space="preserve">PC2 → 192.168.1.3 </w:t>
        </w:r>
      </w:ins>
    </w:p>
    <w:p w14:paraId="36EBEEB0" w14:textId="77777777" w:rsidR="002D42E7" w:rsidRPr="002D42E7" w:rsidRDefault="002D42E7" w:rsidP="002D42E7">
      <w:pPr>
        <w:numPr>
          <w:ilvl w:val="0"/>
          <w:numId w:val="13"/>
        </w:numPr>
        <w:rPr>
          <w:ins w:id="35" w:author="Microsoft Word" w:date="2026-03-30T22:36:00Z" w16du:dateUtc="2026-03-30T17:06:00Z"/>
          <w:sz w:val="24"/>
          <w:szCs w:val="24"/>
        </w:rPr>
      </w:pPr>
      <w:ins w:id="36" w:author="Microsoft Word" w:date="2026-03-30T22:36:00Z" w16du:dateUtc="2026-03-30T17:06:00Z">
        <w:r w:rsidRPr="002D42E7">
          <w:rPr>
            <w:sz w:val="24"/>
            <w:szCs w:val="24"/>
          </w:rPr>
          <w:t xml:space="preserve">Gateway → 192.168.1.1 </w:t>
        </w:r>
      </w:ins>
    </w:p>
    <w:p w14:paraId="1430A78A" w14:textId="7DCCC7D0" w:rsidR="002D42E7" w:rsidRPr="002D42E7" w:rsidRDefault="002D42E7" w:rsidP="002D42E7">
      <w:pPr>
        <w:ind w:left="360"/>
        <w:rPr>
          <w:ins w:id="37" w:author="Microsoft Word" w:date="2026-03-30T22:36:00Z" w16du:dateUtc="2026-03-30T17:06:00Z"/>
          <w:sz w:val="24"/>
          <w:szCs w:val="24"/>
        </w:rPr>
      </w:pPr>
    </w:p>
    <w:p w14:paraId="29980531" w14:textId="341A76B1" w:rsidR="002D42E7" w:rsidRPr="002D42E7" w:rsidRDefault="002D42E7" w:rsidP="002D42E7">
      <w:pPr>
        <w:ind w:left="360"/>
        <w:rPr>
          <w:ins w:id="38" w:author="Microsoft Word" w:date="2026-03-30T22:36:00Z" w16du:dateUtc="2026-03-30T17:06:00Z"/>
          <w:b/>
          <w:bCs/>
          <w:sz w:val="24"/>
          <w:szCs w:val="24"/>
        </w:rPr>
      </w:pPr>
      <w:ins w:id="39" w:author="Microsoft Word" w:date="2026-03-30T22:36:00Z" w16du:dateUtc="2026-03-30T17:06:00Z">
        <w:r w:rsidRPr="002D42E7">
          <w:rPr>
            <w:b/>
            <w:bCs/>
            <w:sz w:val="24"/>
            <w:szCs w:val="24"/>
          </w:rPr>
          <w:t xml:space="preserve"> Subnet 2 (192.168.1.64/26)</w:t>
        </w:r>
      </w:ins>
    </w:p>
    <w:p w14:paraId="480BFB26" w14:textId="77777777" w:rsidR="002D42E7" w:rsidRPr="002D42E7" w:rsidRDefault="002D42E7" w:rsidP="002D42E7">
      <w:pPr>
        <w:numPr>
          <w:ilvl w:val="0"/>
          <w:numId w:val="14"/>
        </w:numPr>
        <w:rPr>
          <w:ins w:id="40" w:author="Microsoft Word" w:date="2026-03-30T22:36:00Z" w16du:dateUtc="2026-03-30T17:06:00Z"/>
          <w:sz w:val="24"/>
          <w:szCs w:val="24"/>
        </w:rPr>
      </w:pPr>
      <w:ins w:id="41" w:author="Microsoft Word" w:date="2026-03-30T22:36:00Z" w16du:dateUtc="2026-03-30T17:06:00Z">
        <w:r w:rsidRPr="002D42E7">
          <w:rPr>
            <w:sz w:val="24"/>
            <w:szCs w:val="24"/>
          </w:rPr>
          <w:t xml:space="preserve">PC3 → 192.168.1.66 </w:t>
        </w:r>
      </w:ins>
    </w:p>
    <w:p w14:paraId="0EAEAC30" w14:textId="77777777" w:rsidR="002D42E7" w:rsidRPr="002D42E7" w:rsidRDefault="002D42E7" w:rsidP="002D42E7">
      <w:pPr>
        <w:numPr>
          <w:ilvl w:val="0"/>
          <w:numId w:val="14"/>
        </w:numPr>
        <w:rPr>
          <w:ins w:id="42" w:author="Microsoft Word" w:date="2026-03-30T22:36:00Z" w16du:dateUtc="2026-03-30T17:06:00Z"/>
          <w:sz w:val="24"/>
          <w:szCs w:val="24"/>
        </w:rPr>
      </w:pPr>
      <w:ins w:id="43" w:author="Microsoft Word" w:date="2026-03-30T22:36:00Z" w16du:dateUtc="2026-03-30T17:06:00Z">
        <w:r w:rsidRPr="002D42E7">
          <w:rPr>
            <w:sz w:val="24"/>
            <w:szCs w:val="24"/>
          </w:rPr>
          <w:t xml:space="preserve">PC4 → 192.168.1.67 </w:t>
        </w:r>
      </w:ins>
    </w:p>
    <w:p w14:paraId="5E105692" w14:textId="77777777" w:rsidR="002D42E7" w:rsidRPr="002D42E7" w:rsidRDefault="002D42E7" w:rsidP="002D42E7">
      <w:pPr>
        <w:numPr>
          <w:ilvl w:val="0"/>
          <w:numId w:val="14"/>
        </w:numPr>
        <w:rPr>
          <w:ins w:id="44" w:author="Microsoft Word" w:date="2026-03-30T22:36:00Z" w16du:dateUtc="2026-03-30T17:06:00Z"/>
          <w:sz w:val="24"/>
          <w:szCs w:val="24"/>
        </w:rPr>
      </w:pPr>
      <w:ins w:id="45" w:author="Microsoft Word" w:date="2026-03-30T22:36:00Z" w16du:dateUtc="2026-03-30T17:06:00Z">
        <w:r w:rsidRPr="002D42E7">
          <w:rPr>
            <w:sz w:val="24"/>
            <w:szCs w:val="24"/>
          </w:rPr>
          <w:t xml:space="preserve">Gateway → 192.168.1.65 </w:t>
        </w:r>
      </w:ins>
    </w:p>
    <w:p w14:paraId="33D61487" w14:textId="3A072109" w:rsidR="002D42E7" w:rsidRPr="002D42E7" w:rsidRDefault="002D42E7" w:rsidP="002D42E7">
      <w:pPr>
        <w:ind w:left="360"/>
        <w:rPr>
          <w:ins w:id="46" w:author="Microsoft Word" w:date="2026-03-30T22:36:00Z" w16du:dateUtc="2026-03-30T17:06:00Z"/>
          <w:sz w:val="24"/>
          <w:szCs w:val="24"/>
        </w:rPr>
      </w:pPr>
    </w:p>
    <w:p w14:paraId="36DE51B1" w14:textId="3E8B3714" w:rsidR="002D42E7" w:rsidRPr="002D42E7" w:rsidRDefault="002D42E7" w:rsidP="002D42E7">
      <w:pPr>
        <w:ind w:left="360"/>
        <w:rPr>
          <w:ins w:id="47" w:author="Microsoft Word" w:date="2026-03-30T22:36:00Z" w16du:dateUtc="2026-03-30T17:06:00Z"/>
          <w:b/>
          <w:bCs/>
          <w:sz w:val="24"/>
          <w:szCs w:val="24"/>
        </w:rPr>
      </w:pPr>
      <w:ins w:id="48" w:author="Microsoft Word" w:date="2026-03-30T22:36:00Z" w16du:dateUtc="2026-03-30T17:06:00Z">
        <w:r w:rsidRPr="002D42E7">
          <w:rPr>
            <w:b/>
            <w:bCs/>
            <w:sz w:val="24"/>
            <w:szCs w:val="24"/>
          </w:rPr>
          <w:t xml:space="preserve"> Subnet 3 (192.168.1.128/26)</w:t>
        </w:r>
      </w:ins>
    </w:p>
    <w:p w14:paraId="09F0B431" w14:textId="77777777" w:rsidR="002D42E7" w:rsidRPr="002D42E7" w:rsidRDefault="002D42E7" w:rsidP="002D42E7">
      <w:pPr>
        <w:numPr>
          <w:ilvl w:val="0"/>
          <w:numId w:val="15"/>
        </w:numPr>
        <w:rPr>
          <w:ins w:id="49" w:author="Microsoft Word" w:date="2026-03-30T22:36:00Z" w16du:dateUtc="2026-03-30T17:06:00Z"/>
          <w:sz w:val="24"/>
          <w:szCs w:val="24"/>
        </w:rPr>
      </w:pPr>
      <w:ins w:id="50" w:author="Microsoft Word" w:date="2026-03-30T22:36:00Z" w16du:dateUtc="2026-03-30T17:06:00Z">
        <w:r w:rsidRPr="002D42E7">
          <w:rPr>
            <w:sz w:val="24"/>
            <w:szCs w:val="24"/>
          </w:rPr>
          <w:t xml:space="preserve">PC5 → 192.168.1.130 </w:t>
        </w:r>
      </w:ins>
    </w:p>
    <w:p w14:paraId="723D7AD0" w14:textId="77777777" w:rsidR="002D42E7" w:rsidRPr="002D42E7" w:rsidRDefault="002D42E7" w:rsidP="002D42E7">
      <w:pPr>
        <w:numPr>
          <w:ilvl w:val="0"/>
          <w:numId w:val="15"/>
        </w:numPr>
        <w:rPr>
          <w:ins w:id="51" w:author="Microsoft Word" w:date="2026-03-30T22:36:00Z" w16du:dateUtc="2026-03-30T17:06:00Z"/>
          <w:sz w:val="24"/>
          <w:szCs w:val="24"/>
        </w:rPr>
      </w:pPr>
      <w:ins w:id="52" w:author="Microsoft Word" w:date="2026-03-30T22:36:00Z" w16du:dateUtc="2026-03-30T17:06:00Z">
        <w:r w:rsidRPr="002D42E7">
          <w:rPr>
            <w:sz w:val="24"/>
            <w:szCs w:val="24"/>
          </w:rPr>
          <w:t xml:space="preserve">PC6 → 192.168.1.131 </w:t>
        </w:r>
      </w:ins>
    </w:p>
    <w:p w14:paraId="3B9D748D" w14:textId="77777777" w:rsidR="002D42E7" w:rsidRPr="002D42E7" w:rsidRDefault="002D42E7" w:rsidP="002D42E7">
      <w:pPr>
        <w:numPr>
          <w:ilvl w:val="0"/>
          <w:numId w:val="15"/>
        </w:numPr>
        <w:rPr>
          <w:ins w:id="53" w:author="Microsoft Word" w:date="2026-03-30T22:36:00Z" w16du:dateUtc="2026-03-30T17:06:00Z"/>
          <w:sz w:val="24"/>
          <w:szCs w:val="24"/>
        </w:rPr>
      </w:pPr>
      <w:ins w:id="54" w:author="Microsoft Word" w:date="2026-03-30T22:36:00Z" w16du:dateUtc="2026-03-30T17:06:00Z">
        <w:r w:rsidRPr="002D42E7">
          <w:rPr>
            <w:sz w:val="24"/>
            <w:szCs w:val="24"/>
          </w:rPr>
          <w:t xml:space="preserve">Gateway → 192.168.1.129 </w:t>
        </w:r>
      </w:ins>
    </w:p>
    <w:p w14:paraId="228D09C9" w14:textId="3D06696C" w:rsidR="002D42E7" w:rsidRPr="002D42E7" w:rsidRDefault="002D42E7" w:rsidP="002D42E7">
      <w:pPr>
        <w:ind w:left="360"/>
        <w:rPr>
          <w:ins w:id="55" w:author="Microsoft Word" w:date="2026-03-30T22:36:00Z" w16du:dateUtc="2026-03-30T17:06:00Z"/>
          <w:sz w:val="24"/>
          <w:szCs w:val="24"/>
        </w:rPr>
      </w:pPr>
    </w:p>
    <w:p w14:paraId="17BD1F37" w14:textId="0818DDEC" w:rsidR="002D42E7" w:rsidRPr="002D42E7" w:rsidRDefault="002D42E7" w:rsidP="002D42E7">
      <w:pPr>
        <w:ind w:left="360"/>
        <w:rPr>
          <w:ins w:id="56" w:author="Microsoft Word" w:date="2026-03-30T22:36:00Z" w16du:dateUtc="2026-03-30T17:06:00Z"/>
          <w:b/>
          <w:bCs/>
          <w:sz w:val="24"/>
          <w:szCs w:val="24"/>
        </w:rPr>
      </w:pPr>
      <w:ins w:id="57" w:author="Microsoft Word" w:date="2026-03-30T22:36:00Z" w16du:dateUtc="2026-03-30T17:06:00Z">
        <w:r w:rsidRPr="002D42E7">
          <w:rPr>
            <w:b/>
            <w:bCs/>
            <w:sz w:val="24"/>
            <w:szCs w:val="24"/>
          </w:rPr>
          <w:t xml:space="preserve"> Subnet 4 (192.168.1.192/26)</w:t>
        </w:r>
      </w:ins>
    </w:p>
    <w:p w14:paraId="4D63477D" w14:textId="77777777" w:rsidR="002D42E7" w:rsidRPr="002D42E7" w:rsidRDefault="002D42E7" w:rsidP="002D42E7">
      <w:pPr>
        <w:numPr>
          <w:ilvl w:val="0"/>
          <w:numId w:val="16"/>
        </w:numPr>
        <w:rPr>
          <w:ins w:id="58" w:author="Microsoft Word" w:date="2026-03-30T22:36:00Z" w16du:dateUtc="2026-03-30T17:06:00Z"/>
          <w:sz w:val="24"/>
          <w:szCs w:val="24"/>
        </w:rPr>
      </w:pPr>
      <w:ins w:id="59" w:author="Microsoft Word" w:date="2026-03-30T22:36:00Z" w16du:dateUtc="2026-03-30T17:06:00Z">
        <w:r w:rsidRPr="002D42E7">
          <w:rPr>
            <w:sz w:val="24"/>
            <w:szCs w:val="24"/>
          </w:rPr>
          <w:t xml:space="preserve">PC7 → 192.168.1.194 </w:t>
        </w:r>
      </w:ins>
    </w:p>
    <w:p w14:paraId="74BA5D53" w14:textId="77777777" w:rsidR="002D42E7" w:rsidRPr="002D42E7" w:rsidRDefault="002D42E7" w:rsidP="002D42E7">
      <w:pPr>
        <w:numPr>
          <w:ilvl w:val="0"/>
          <w:numId w:val="16"/>
        </w:numPr>
        <w:rPr>
          <w:ins w:id="60" w:author="Microsoft Word" w:date="2026-03-30T22:36:00Z" w16du:dateUtc="2026-03-30T17:06:00Z"/>
          <w:sz w:val="24"/>
          <w:szCs w:val="24"/>
        </w:rPr>
      </w:pPr>
      <w:ins w:id="61" w:author="Microsoft Word" w:date="2026-03-30T22:36:00Z" w16du:dateUtc="2026-03-30T17:06:00Z">
        <w:r w:rsidRPr="002D42E7">
          <w:rPr>
            <w:sz w:val="24"/>
            <w:szCs w:val="24"/>
          </w:rPr>
          <w:t xml:space="preserve">PC8 → 192.168.1.195 </w:t>
        </w:r>
      </w:ins>
    </w:p>
    <w:p w14:paraId="2C9B2DF8" w14:textId="77777777" w:rsidR="002D42E7" w:rsidRDefault="002D42E7" w:rsidP="002D42E7">
      <w:pPr>
        <w:numPr>
          <w:ilvl w:val="0"/>
          <w:numId w:val="16"/>
        </w:numPr>
        <w:rPr>
          <w:ins w:id="62" w:author="Microsoft Word" w:date="2026-03-30T22:36:00Z" w16du:dateUtc="2026-03-30T17:06:00Z"/>
          <w:sz w:val="24"/>
          <w:szCs w:val="24"/>
        </w:rPr>
      </w:pPr>
      <w:ins w:id="63" w:author="Microsoft Word" w:date="2026-03-30T22:36:00Z" w16du:dateUtc="2026-03-30T17:06:00Z">
        <w:r w:rsidRPr="002D42E7">
          <w:rPr>
            <w:sz w:val="24"/>
            <w:szCs w:val="24"/>
          </w:rPr>
          <w:t>Gateway → 192.168.1.193</w:t>
        </w:r>
      </w:ins>
    </w:p>
    <w:p w14:paraId="7ABBD017" w14:textId="7C622BEC" w:rsidR="00967B1E" w:rsidRPr="002D42E7" w:rsidRDefault="00967B1E" w:rsidP="00967B1E">
      <w:pPr>
        <w:rPr>
          <w:ins w:id="64" w:author="Microsoft Word" w:date="2026-03-30T22:36:00Z" w16du:dateUtc="2026-03-30T17:06:00Z"/>
          <w:sz w:val="24"/>
          <w:szCs w:val="24"/>
        </w:rPr>
      </w:pPr>
      <w:r w:rsidRPr="00967B1E">
        <w:rPr>
          <w:noProof/>
          <w:sz w:val="24"/>
          <w:szCs w:val="24"/>
        </w:rPr>
        <w:drawing>
          <wp:inline distT="0" distB="0" distL="0" distR="0" wp14:anchorId="5D3BED0D" wp14:editId="28B6CE66">
            <wp:extent cx="5731510" cy="2256790"/>
            <wp:effectExtent l="0" t="0" r="2540" b="0"/>
            <wp:docPr id="2092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3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F4FE" w14:textId="77777777" w:rsidR="008652E0" w:rsidRDefault="008652E0" w:rsidP="00AC4EC1">
      <w:pPr>
        <w:ind w:left="360"/>
        <w:rPr>
          <w:ins w:id="65" w:author="Microsoft Word" w:date="2026-03-30T22:36:00Z" w16du:dateUtc="2026-03-30T17:06:00Z"/>
          <w:sz w:val="24"/>
          <w:szCs w:val="24"/>
        </w:rPr>
      </w:pPr>
    </w:p>
    <w:p w14:paraId="2C51B3AE" w14:textId="77777777" w:rsidR="008652E0" w:rsidRDefault="008652E0" w:rsidP="00AC4EC1">
      <w:pPr>
        <w:ind w:left="360"/>
        <w:rPr>
          <w:ins w:id="66" w:author="Microsoft Word" w:date="2026-03-30T22:36:00Z" w16du:dateUtc="2026-03-30T17:06:00Z"/>
          <w:sz w:val="24"/>
          <w:szCs w:val="24"/>
        </w:rPr>
      </w:pPr>
    </w:p>
    <w:p w14:paraId="461BD7DE" w14:textId="77777777" w:rsidR="002D42E7" w:rsidRDefault="002D42E7" w:rsidP="008652E0">
      <w:pPr>
        <w:ind w:left="360"/>
        <w:rPr>
          <w:ins w:id="67" w:author="Microsoft Word" w:date="2026-03-30T22:36:00Z" w16du:dateUtc="2026-03-30T17:06:00Z"/>
          <w:sz w:val="24"/>
          <w:szCs w:val="24"/>
        </w:rPr>
      </w:pPr>
    </w:p>
    <w:p w14:paraId="56ABD96B" w14:textId="77777777" w:rsidR="002D42E7" w:rsidRDefault="002D42E7" w:rsidP="008652E0">
      <w:pPr>
        <w:ind w:left="360"/>
        <w:rPr>
          <w:ins w:id="68" w:author="Microsoft Word" w:date="2026-03-30T22:36:00Z" w16du:dateUtc="2026-03-30T17:06:00Z"/>
          <w:sz w:val="24"/>
          <w:szCs w:val="24"/>
        </w:rPr>
      </w:pPr>
    </w:p>
    <w:p w14:paraId="102100A1" w14:textId="77777777" w:rsidR="002D42E7" w:rsidRDefault="002D42E7" w:rsidP="008652E0">
      <w:pPr>
        <w:ind w:left="360"/>
        <w:rPr>
          <w:ins w:id="69" w:author="Microsoft Word" w:date="2026-03-30T22:36:00Z" w16du:dateUtc="2026-03-30T17:06:00Z"/>
          <w:sz w:val="24"/>
          <w:szCs w:val="24"/>
        </w:rPr>
      </w:pPr>
    </w:p>
    <w:p w14:paraId="78937C75" w14:textId="77777777" w:rsidR="002D42E7" w:rsidRDefault="002D42E7" w:rsidP="008652E0">
      <w:pPr>
        <w:ind w:left="360"/>
        <w:rPr>
          <w:ins w:id="70" w:author="Microsoft Word" w:date="2026-03-30T22:36:00Z" w16du:dateUtc="2026-03-30T17:06:00Z"/>
          <w:sz w:val="24"/>
          <w:szCs w:val="24"/>
        </w:rPr>
      </w:pPr>
    </w:p>
    <w:p w14:paraId="0CA5B983" w14:textId="77777777" w:rsidR="002D42E7" w:rsidRDefault="002D42E7" w:rsidP="008652E0">
      <w:pPr>
        <w:ind w:left="360"/>
        <w:rPr>
          <w:ins w:id="71" w:author="Microsoft Word" w:date="2026-03-30T22:36:00Z" w16du:dateUtc="2026-03-30T17:06:00Z"/>
          <w:sz w:val="24"/>
          <w:szCs w:val="24"/>
        </w:rPr>
      </w:pPr>
    </w:p>
    <w:p w14:paraId="10E32291" w14:textId="77777777" w:rsidR="002D42E7" w:rsidRDefault="002D42E7" w:rsidP="008652E0">
      <w:pPr>
        <w:ind w:left="360"/>
        <w:rPr>
          <w:ins w:id="72" w:author="Microsoft Word" w:date="2026-03-30T22:36:00Z" w16du:dateUtc="2026-03-30T17:06:00Z"/>
          <w:sz w:val="24"/>
          <w:szCs w:val="24"/>
        </w:rPr>
      </w:pPr>
    </w:p>
    <w:p w14:paraId="64BFA1AC" w14:textId="77777777" w:rsidR="002D42E7" w:rsidRDefault="002D42E7" w:rsidP="008652E0">
      <w:pPr>
        <w:ind w:left="360"/>
        <w:rPr>
          <w:ins w:id="73" w:author="Microsoft Word" w:date="2026-03-30T22:36:00Z" w16du:dateUtc="2026-03-30T17:06:00Z"/>
          <w:sz w:val="24"/>
          <w:szCs w:val="24"/>
        </w:rPr>
      </w:pPr>
    </w:p>
    <w:p w14:paraId="6A6FA593" w14:textId="77777777" w:rsidR="002D42E7" w:rsidRDefault="002D42E7" w:rsidP="008652E0">
      <w:pPr>
        <w:ind w:left="360"/>
        <w:rPr>
          <w:ins w:id="74" w:author="Microsoft Word" w:date="2026-03-30T22:36:00Z" w16du:dateUtc="2026-03-30T17:06:00Z"/>
          <w:sz w:val="24"/>
          <w:szCs w:val="24"/>
        </w:rPr>
      </w:pPr>
    </w:p>
    <w:p w14:paraId="43ABE09E" w14:textId="77777777" w:rsidR="002D42E7" w:rsidRDefault="002D42E7" w:rsidP="008652E0">
      <w:pPr>
        <w:ind w:left="360"/>
        <w:rPr>
          <w:ins w:id="75" w:author="Microsoft Word" w:date="2026-03-30T22:36:00Z" w16du:dateUtc="2026-03-30T17:06:00Z"/>
          <w:sz w:val="24"/>
          <w:szCs w:val="24"/>
        </w:rPr>
      </w:pPr>
    </w:p>
    <w:p w14:paraId="0AD753E7" w14:textId="77777777" w:rsidR="002D42E7" w:rsidRDefault="002D42E7" w:rsidP="008652E0">
      <w:pPr>
        <w:ind w:left="360"/>
        <w:rPr>
          <w:ins w:id="76" w:author="Microsoft Word" w:date="2026-03-30T22:36:00Z" w16du:dateUtc="2026-03-30T17:06:00Z"/>
          <w:sz w:val="24"/>
          <w:szCs w:val="24"/>
        </w:rPr>
      </w:pPr>
    </w:p>
    <w:p w14:paraId="6B13BC11" w14:textId="77777777" w:rsidR="002D42E7" w:rsidRDefault="002D42E7" w:rsidP="008652E0">
      <w:pPr>
        <w:ind w:left="360"/>
        <w:rPr>
          <w:ins w:id="77" w:author="Microsoft Word" w:date="2026-03-30T22:36:00Z" w16du:dateUtc="2026-03-30T17:06:00Z"/>
          <w:sz w:val="24"/>
          <w:szCs w:val="24"/>
        </w:rPr>
      </w:pPr>
    </w:p>
    <w:p w14:paraId="23AF0E20" w14:textId="77777777" w:rsidR="002D42E7" w:rsidRDefault="002D42E7" w:rsidP="008652E0">
      <w:pPr>
        <w:ind w:left="360"/>
        <w:rPr>
          <w:ins w:id="78" w:author="Microsoft Word" w:date="2026-03-30T22:36:00Z" w16du:dateUtc="2026-03-30T17:06:00Z"/>
          <w:sz w:val="24"/>
          <w:szCs w:val="24"/>
        </w:rPr>
      </w:pPr>
    </w:p>
    <w:p w14:paraId="41D66106" w14:textId="77777777" w:rsidR="002D42E7" w:rsidRDefault="002D42E7" w:rsidP="008652E0">
      <w:pPr>
        <w:ind w:left="360"/>
        <w:rPr>
          <w:ins w:id="79" w:author="Microsoft Word" w:date="2026-03-30T22:36:00Z" w16du:dateUtc="2026-03-30T17:06:00Z"/>
          <w:sz w:val="24"/>
          <w:szCs w:val="24"/>
        </w:rPr>
      </w:pPr>
    </w:p>
    <w:p w14:paraId="50C8EB7C" w14:textId="77777777" w:rsidR="002D42E7" w:rsidRDefault="002D42E7" w:rsidP="008652E0">
      <w:pPr>
        <w:ind w:left="360"/>
        <w:rPr>
          <w:ins w:id="80" w:author="Microsoft Word" w:date="2026-03-30T22:36:00Z" w16du:dateUtc="2026-03-30T17:06:00Z"/>
          <w:sz w:val="24"/>
          <w:szCs w:val="24"/>
        </w:rPr>
      </w:pPr>
    </w:p>
    <w:p w14:paraId="3B356C38" w14:textId="77777777" w:rsidR="002D42E7" w:rsidRDefault="002D42E7" w:rsidP="008652E0">
      <w:pPr>
        <w:ind w:left="360"/>
        <w:rPr>
          <w:ins w:id="81" w:author="Microsoft Word" w:date="2026-03-30T22:36:00Z" w16du:dateUtc="2026-03-30T17:06:00Z"/>
          <w:sz w:val="24"/>
          <w:szCs w:val="24"/>
        </w:rPr>
      </w:pPr>
    </w:p>
    <w:p w14:paraId="1A962FC9" w14:textId="77777777" w:rsidR="002D42E7" w:rsidRDefault="002D42E7" w:rsidP="008652E0">
      <w:pPr>
        <w:ind w:left="360"/>
        <w:rPr>
          <w:ins w:id="82" w:author="Microsoft Word" w:date="2026-03-30T22:36:00Z" w16du:dateUtc="2026-03-30T17:06:00Z"/>
          <w:sz w:val="24"/>
          <w:szCs w:val="24"/>
        </w:rPr>
      </w:pPr>
    </w:p>
    <w:p w14:paraId="2597D4E6" w14:textId="77777777" w:rsidR="002D42E7" w:rsidRDefault="002D42E7" w:rsidP="008652E0">
      <w:pPr>
        <w:ind w:left="360"/>
        <w:rPr>
          <w:ins w:id="83" w:author="Microsoft Word" w:date="2026-03-30T22:36:00Z" w16du:dateUtc="2026-03-30T17:06:00Z"/>
          <w:sz w:val="24"/>
          <w:szCs w:val="24"/>
        </w:rPr>
      </w:pPr>
    </w:p>
    <w:p w14:paraId="45687F44" w14:textId="77777777" w:rsidR="002D42E7" w:rsidRDefault="002D42E7" w:rsidP="008652E0">
      <w:pPr>
        <w:ind w:left="360"/>
        <w:rPr>
          <w:ins w:id="84" w:author="Microsoft Word" w:date="2026-03-30T22:36:00Z" w16du:dateUtc="2026-03-30T17:06:00Z"/>
          <w:sz w:val="24"/>
          <w:szCs w:val="24"/>
        </w:rPr>
      </w:pPr>
    </w:p>
    <w:p w14:paraId="6831F977" w14:textId="77777777" w:rsidR="008652E0" w:rsidRDefault="008652E0" w:rsidP="00AC4EC1">
      <w:pPr>
        <w:ind w:left="360"/>
        <w:rPr>
          <w:ins w:id="85" w:author="Microsoft Word" w:date="2026-03-30T22:36:00Z" w16du:dateUtc="2026-03-30T17:06:00Z"/>
          <w:sz w:val="24"/>
          <w:szCs w:val="24"/>
        </w:rPr>
      </w:pPr>
    </w:p>
    <w:p w14:paraId="48EBC240" w14:textId="77777777" w:rsidR="002D42E7" w:rsidRDefault="002D42E7" w:rsidP="002D42E7">
      <w:pPr>
        <w:ind w:left="360"/>
        <w:rPr>
          <w:ins w:id="86" w:author="Microsoft Word" w:date="2026-03-30T22:36:00Z" w16du:dateUtc="2026-03-30T17:06:00Z"/>
          <w:sz w:val="24"/>
          <w:szCs w:val="24"/>
        </w:rPr>
      </w:pPr>
      <w:ins w:id="87" w:author="Microsoft Word" w:date="2026-03-30T22:36:00Z" w16du:dateUtc="2026-03-30T17:06:00Z">
        <w:r>
          <w:rPr>
            <w:sz w:val="24"/>
            <w:szCs w:val="24"/>
          </w:rPr>
          <w:t>PCO config:</w:t>
        </w:r>
      </w:ins>
    </w:p>
    <w:p w14:paraId="1A043F0D" w14:textId="77777777" w:rsidR="008652E0" w:rsidRDefault="008652E0" w:rsidP="002D42E7">
      <w:pPr>
        <w:rPr>
          <w:ins w:id="88" w:author="Microsoft Word" w:date="2026-03-30T22:36:00Z" w16du:dateUtc="2026-03-30T17:06:00Z"/>
          <w:sz w:val="24"/>
          <w:szCs w:val="24"/>
        </w:rPr>
      </w:pPr>
    </w:p>
    <w:p w14:paraId="2EFCC304" w14:textId="118DFF74" w:rsidR="008652E0" w:rsidRDefault="002D42E7" w:rsidP="00AC4EC1">
      <w:pPr>
        <w:ind w:left="360"/>
        <w:rPr>
          <w:ins w:id="89" w:author="Microsoft Word" w:date="2026-03-30T22:36:00Z" w16du:dateUtc="2026-03-30T17:06:00Z"/>
          <w:sz w:val="24"/>
          <w:szCs w:val="24"/>
        </w:rPr>
      </w:pPr>
      <w:r w:rsidRPr="008652E0">
        <w:rPr>
          <w:noProof/>
          <w:sz w:val="24"/>
          <w:szCs w:val="24"/>
        </w:rPr>
        <w:drawing>
          <wp:inline distT="0" distB="0" distL="0" distR="0" wp14:anchorId="0F8DBAB8" wp14:editId="4B40D373">
            <wp:extent cx="4324350" cy="3943350"/>
            <wp:effectExtent l="0" t="0" r="0" b="0"/>
            <wp:docPr id="68041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8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8522" cy="394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FE37" w14:textId="77777777" w:rsidR="002D42E7" w:rsidRDefault="002D42E7" w:rsidP="002D42E7">
      <w:pPr>
        <w:ind w:left="360"/>
        <w:rPr>
          <w:ins w:id="90" w:author="Microsoft Word" w:date="2026-03-30T22:36:00Z" w16du:dateUtc="2026-03-30T17:06:00Z"/>
          <w:sz w:val="24"/>
          <w:szCs w:val="24"/>
        </w:rPr>
      </w:pPr>
      <w:ins w:id="91" w:author="Microsoft Word" w:date="2026-03-30T22:36:00Z" w16du:dateUtc="2026-03-30T17:06:00Z">
        <w:r>
          <w:rPr>
            <w:sz w:val="24"/>
            <w:szCs w:val="24"/>
          </w:rPr>
          <w:t>PC1 Config:</w:t>
        </w:r>
      </w:ins>
    </w:p>
    <w:p w14:paraId="1F057401" w14:textId="77777777" w:rsidR="002D42E7" w:rsidRDefault="002D42E7" w:rsidP="00AC4EC1">
      <w:pPr>
        <w:ind w:left="360"/>
        <w:rPr>
          <w:ins w:id="92" w:author="Microsoft Word" w:date="2026-03-30T22:36:00Z" w16du:dateUtc="2026-03-30T17:06:00Z"/>
          <w:sz w:val="24"/>
          <w:szCs w:val="24"/>
        </w:rPr>
      </w:pPr>
    </w:p>
    <w:p w14:paraId="6AE65783" w14:textId="474117A8" w:rsidR="008652E0" w:rsidRDefault="002D42E7" w:rsidP="00AC4EC1">
      <w:pPr>
        <w:ind w:left="360"/>
        <w:rPr>
          <w:ins w:id="93" w:author="Microsoft Word" w:date="2026-03-30T22:36:00Z" w16du:dateUtc="2026-03-30T17:06:00Z"/>
          <w:sz w:val="24"/>
          <w:szCs w:val="24"/>
        </w:rPr>
      </w:pPr>
      <w:r w:rsidRPr="008652E0">
        <w:rPr>
          <w:noProof/>
          <w:sz w:val="24"/>
          <w:szCs w:val="24"/>
        </w:rPr>
        <w:lastRenderedPageBreak/>
        <w:drawing>
          <wp:inline distT="0" distB="0" distL="0" distR="0" wp14:anchorId="27356552" wp14:editId="467CB3BC">
            <wp:extent cx="3540760" cy="2092959"/>
            <wp:effectExtent l="0" t="0" r="2540" b="3175"/>
            <wp:docPr id="10805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13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562" cy="21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4CE0" w14:textId="77777777" w:rsidR="008652E0" w:rsidRDefault="008652E0" w:rsidP="00AC4EC1">
      <w:pPr>
        <w:ind w:left="360"/>
        <w:rPr>
          <w:ins w:id="94" w:author="Microsoft Word" w:date="2026-03-30T22:36:00Z" w16du:dateUtc="2026-03-30T17:06:00Z"/>
          <w:sz w:val="24"/>
          <w:szCs w:val="24"/>
        </w:rPr>
      </w:pPr>
    </w:p>
    <w:p w14:paraId="65C14FFD" w14:textId="452FCEF9" w:rsidR="008652E0" w:rsidRDefault="008652E0" w:rsidP="00AC4EC1">
      <w:pPr>
        <w:ind w:left="360"/>
        <w:rPr>
          <w:ins w:id="95" w:author="Microsoft Word" w:date="2026-03-30T22:36:00Z" w16du:dateUtc="2026-03-30T17:06:00Z"/>
          <w:sz w:val="24"/>
          <w:szCs w:val="24"/>
        </w:rPr>
      </w:pPr>
    </w:p>
    <w:p w14:paraId="16BFA639" w14:textId="4300E88C" w:rsidR="008652E0" w:rsidRDefault="008652E0" w:rsidP="00AC4EC1">
      <w:pPr>
        <w:ind w:left="360"/>
        <w:rPr>
          <w:ins w:id="96" w:author="Microsoft Word" w:date="2026-03-30T22:36:00Z" w16du:dateUtc="2026-03-30T17:06:00Z"/>
          <w:sz w:val="24"/>
          <w:szCs w:val="24"/>
        </w:rPr>
      </w:pPr>
    </w:p>
    <w:p w14:paraId="667251B2" w14:textId="6191C779" w:rsidR="008652E0" w:rsidRDefault="008652E0" w:rsidP="002D42E7">
      <w:pPr>
        <w:rPr>
          <w:ins w:id="97" w:author="Microsoft Word" w:date="2026-03-30T22:36:00Z" w16du:dateUtc="2026-03-30T17:06:00Z"/>
          <w:sz w:val="24"/>
          <w:szCs w:val="24"/>
        </w:rPr>
      </w:pPr>
    </w:p>
    <w:p w14:paraId="0273C3DF" w14:textId="5D13E693" w:rsidR="008652E0" w:rsidRDefault="008652E0" w:rsidP="00AC4EC1">
      <w:pPr>
        <w:ind w:left="360"/>
        <w:rPr>
          <w:ins w:id="98" w:author="Microsoft Word" w:date="2026-03-30T22:36:00Z" w16du:dateUtc="2026-03-30T17:06:00Z"/>
          <w:sz w:val="24"/>
          <w:szCs w:val="24"/>
        </w:rPr>
      </w:pPr>
      <w:ins w:id="99" w:author="Microsoft Word" w:date="2026-03-30T22:36:00Z" w16du:dateUtc="2026-03-30T17:06:00Z">
        <w:r>
          <w:rPr>
            <w:sz w:val="24"/>
            <w:szCs w:val="24"/>
          </w:rPr>
          <w:t>PC2 Config:</w:t>
        </w:r>
      </w:ins>
    </w:p>
    <w:p w14:paraId="03928F54" w14:textId="238F43A2" w:rsidR="008652E0" w:rsidRDefault="008652E0" w:rsidP="00AC4EC1">
      <w:pPr>
        <w:ind w:left="360"/>
        <w:rPr>
          <w:ins w:id="100" w:author="Microsoft Word" w:date="2026-03-30T22:36:00Z" w16du:dateUtc="2026-03-30T17:06:00Z"/>
          <w:sz w:val="24"/>
          <w:szCs w:val="24"/>
        </w:rPr>
      </w:pPr>
      <w:r w:rsidRPr="008652E0">
        <w:rPr>
          <w:noProof/>
          <w:sz w:val="24"/>
          <w:szCs w:val="24"/>
        </w:rPr>
        <w:drawing>
          <wp:inline distT="0" distB="0" distL="0" distR="0" wp14:anchorId="4A2252E7" wp14:editId="6B0CEA88">
            <wp:extent cx="3604143" cy="2271713"/>
            <wp:effectExtent l="0" t="0" r="0" b="0"/>
            <wp:docPr id="166440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02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1224" cy="228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909D" w14:textId="2FA56F0F" w:rsidR="008652E0" w:rsidRDefault="008652E0" w:rsidP="00AC4EC1">
      <w:pPr>
        <w:ind w:left="360"/>
        <w:rPr>
          <w:ins w:id="101" w:author="Microsoft Word" w:date="2026-03-30T22:36:00Z" w16du:dateUtc="2026-03-30T17:06:00Z"/>
          <w:sz w:val="24"/>
          <w:szCs w:val="24"/>
        </w:rPr>
      </w:pPr>
      <w:ins w:id="102" w:author="Microsoft Word" w:date="2026-03-30T22:36:00Z" w16du:dateUtc="2026-03-30T17:06:00Z">
        <w:r>
          <w:rPr>
            <w:sz w:val="24"/>
            <w:szCs w:val="24"/>
          </w:rPr>
          <w:t>PC3 CONFIG:</w:t>
        </w:r>
      </w:ins>
    </w:p>
    <w:p w14:paraId="1AC3BB9B" w14:textId="2A907F6A" w:rsidR="008652E0" w:rsidRDefault="008652E0" w:rsidP="00AC4EC1">
      <w:pPr>
        <w:ind w:left="360"/>
        <w:rPr>
          <w:ins w:id="103" w:author="Microsoft Word" w:date="2026-03-30T22:36:00Z" w16du:dateUtc="2026-03-30T17:06:00Z"/>
          <w:sz w:val="24"/>
          <w:szCs w:val="24"/>
        </w:rPr>
      </w:pPr>
      <w:r w:rsidRPr="008652E0">
        <w:rPr>
          <w:noProof/>
          <w:sz w:val="24"/>
          <w:szCs w:val="24"/>
        </w:rPr>
        <w:lastRenderedPageBreak/>
        <w:drawing>
          <wp:inline distT="0" distB="0" distL="0" distR="0" wp14:anchorId="0474CAD2" wp14:editId="36C9E880">
            <wp:extent cx="3662045" cy="3257550"/>
            <wp:effectExtent l="0" t="0" r="0" b="0"/>
            <wp:docPr id="96672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4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132" cy="32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D043" w14:textId="77777777" w:rsidR="008652E0" w:rsidRDefault="008652E0" w:rsidP="00AC4EC1">
      <w:pPr>
        <w:ind w:left="360"/>
        <w:rPr>
          <w:ins w:id="104" w:author="Microsoft Word" w:date="2026-03-30T22:36:00Z" w16du:dateUtc="2026-03-30T17:06:00Z"/>
          <w:sz w:val="24"/>
          <w:szCs w:val="24"/>
        </w:rPr>
      </w:pPr>
    </w:p>
    <w:p w14:paraId="1FF32B4F" w14:textId="5D4ABE15" w:rsidR="008652E0" w:rsidRDefault="008652E0" w:rsidP="00AC4EC1">
      <w:pPr>
        <w:ind w:left="360"/>
        <w:rPr>
          <w:ins w:id="105" w:author="Microsoft Word" w:date="2026-03-30T22:36:00Z" w16du:dateUtc="2026-03-30T17:06:00Z"/>
          <w:sz w:val="24"/>
          <w:szCs w:val="24"/>
        </w:rPr>
      </w:pPr>
      <w:ins w:id="106" w:author="Microsoft Word" w:date="2026-03-30T22:36:00Z" w16du:dateUtc="2026-03-30T17:06:00Z">
        <w:r>
          <w:rPr>
            <w:sz w:val="24"/>
            <w:szCs w:val="24"/>
          </w:rPr>
          <w:t>PC4 CONFIG:</w:t>
        </w:r>
      </w:ins>
    </w:p>
    <w:p w14:paraId="442F82B0" w14:textId="71764438" w:rsidR="008652E0" w:rsidRDefault="008652E0" w:rsidP="00AC4EC1">
      <w:pPr>
        <w:ind w:left="360"/>
        <w:rPr>
          <w:ins w:id="107" w:author="Microsoft Word" w:date="2026-03-30T22:36:00Z" w16du:dateUtc="2026-03-30T17:06:00Z"/>
          <w:sz w:val="24"/>
          <w:szCs w:val="24"/>
        </w:rPr>
      </w:pPr>
      <w:r w:rsidRPr="008652E0">
        <w:rPr>
          <w:noProof/>
          <w:sz w:val="24"/>
          <w:szCs w:val="24"/>
        </w:rPr>
        <w:drawing>
          <wp:inline distT="0" distB="0" distL="0" distR="0" wp14:anchorId="6123FACC" wp14:editId="4CA1A1FF">
            <wp:extent cx="2952750" cy="2615797"/>
            <wp:effectExtent l="0" t="0" r="0" b="0"/>
            <wp:docPr id="107015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52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5517" cy="262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9E5D" w14:textId="4CE557FC" w:rsidR="008652E0" w:rsidRDefault="008652E0" w:rsidP="00AC4EC1">
      <w:pPr>
        <w:ind w:left="360"/>
        <w:rPr>
          <w:ins w:id="108" w:author="Microsoft Word" w:date="2026-03-30T22:36:00Z" w16du:dateUtc="2026-03-30T17:06:00Z"/>
          <w:sz w:val="24"/>
          <w:szCs w:val="24"/>
        </w:rPr>
      </w:pPr>
      <w:ins w:id="109" w:author="Microsoft Word" w:date="2026-03-30T22:36:00Z" w16du:dateUtc="2026-03-30T17:06:00Z">
        <w:r>
          <w:rPr>
            <w:sz w:val="24"/>
            <w:szCs w:val="24"/>
          </w:rPr>
          <w:t>PC5 config:</w:t>
        </w:r>
      </w:ins>
    </w:p>
    <w:p w14:paraId="699B5880" w14:textId="0DC13998" w:rsidR="008652E0" w:rsidRDefault="008652E0" w:rsidP="00AC4EC1">
      <w:pPr>
        <w:ind w:left="360"/>
        <w:rPr>
          <w:ins w:id="110" w:author="Microsoft Word" w:date="2026-03-30T22:36:00Z" w16du:dateUtc="2026-03-30T17:06:00Z"/>
          <w:sz w:val="24"/>
          <w:szCs w:val="24"/>
        </w:rPr>
      </w:pPr>
      <w:r w:rsidRPr="008652E0">
        <w:rPr>
          <w:noProof/>
          <w:sz w:val="24"/>
          <w:szCs w:val="24"/>
        </w:rPr>
        <w:lastRenderedPageBreak/>
        <w:drawing>
          <wp:inline distT="0" distB="0" distL="0" distR="0" wp14:anchorId="48CB2E92" wp14:editId="32471734">
            <wp:extent cx="3072083" cy="2386012"/>
            <wp:effectExtent l="0" t="0" r="0" b="0"/>
            <wp:docPr id="121019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92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1090" cy="24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321A" w14:textId="2F5199AE" w:rsidR="008652E0" w:rsidRDefault="008652E0" w:rsidP="00AC4EC1">
      <w:pPr>
        <w:ind w:left="360"/>
        <w:rPr>
          <w:ins w:id="111" w:author="Microsoft Word" w:date="2026-03-30T22:36:00Z" w16du:dateUtc="2026-03-30T17:06:00Z"/>
          <w:sz w:val="24"/>
          <w:szCs w:val="24"/>
        </w:rPr>
      </w:pPr>
      <w:ins w:id="112" w:author="Microsoft Word" w:date="2026-03-30T22:36:00Z" w16du:dateUtc="2026-03-30T17:06:00Z">
        <w:r>
          <w:rPr>
            <w:sz w:val="24"/>
            <w:szCs w:val="24"/>
          </w:rPr>
          <w:t>PC6 config:</w:t>
        </w:r>
      </w:ins>
    </w:p>
    <w:p w14:paraId="7F8140FA" w14:textId="38AE39D3" w:rsidR="008652E0" w:rsidRDefault="008652E0" w:rsidP="00AC4EC1">
      <w:pPr>
        <w:ind w:left="360"/>
        <w:rPr>
          <w:ins w:id="113" w:author="Microsoft Word" w:date="2026-03-30T22:36:00Z" w16du:dateUtc="2026-03-30T17:06:00Z"/>
          <w:sz w:val="24"/>
          <w:szCs w:val="24"/>
        </w:rPr>
      </w:pPr>
      <w:r w:rsidRPr="008652E0">
        <w:rPr>
          <w:noProof/>
          <w:sz w:val="24"/>
          <w:szCs w:val="24"/>
        </w:rPr>
        <w:drawing>
          <wp:inline distT="0" distB="0" distL="0" distR="0" wp14:anchorId="0EED2CE5" wp14:editId="5962098F">
            <wp:extent cx="2820786" cy="2409825"/>
            <wp:effectExtent l="0" t="0" r="0" b="0"/>
            <wp:docPr id="176176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65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8303" cy="241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9265" w14:textId="77777777" w:rsidR="008652E0" w:rsidRDefault="008652E0" w:rsidP="00AC4EC1">
      <w:pPr>
        <w:ind w:left="360"/>
        <w:rPr>
          <w:ins w:id="114" w:author="Microsoft Word" w:date="2026-03-30T22:36:00Z" w16du:dateUtc="2026-03-30T17:06:00Z"/>
          <w:sz w:val="24"/>
          <w:szCs w:val="24"/>
        </w:rPr>
      </w:pPr>
    </w:p>
    <w:p w14:paraId="305D6285" w14:textId="77777777" w:rsidR="00AC4EC1" w:rsidRDefault="00AC4EC1" w:rsidP="00AC4EC1">
      <w:pPr>
        <w:ind w:left="720"/>
        <w:rPr>
          <w:sz w:val="24"/>
          <w:szCs w:val="24"/>
        </w:rPr>
      </w:pPr>
    </w:p>
    <w:p w14:paraId="5B6BB4CE" w14:textId="1E05C535" w:rsidR="00AC4EC1" w:rsidRDefault="008652E0" w:rsidP="00AC4EC1">
      <w:pPr>
        <w:ind w:left="720"/>
        <w:rPr>
          <w:sz w:val="24"/>
          <w:szCs w:val="24"/>
        </w:rPr>
      </w:pPr>
      <w:ins w:id="115" w:author="Microsoft Word" w:date="2026-03-30T22:36:00Z" w16du:dateUtc="2026-03-30T17:06:00Z">
        <w:r>
          <w:rPr>
            <w:sz w:val="24"/>
            <w:szCs w:val="24"/>
          </w:rPr>
          <w:t>PC7 Config:</w:t>
        </w:r>
      </w:ins>
    </w:p>
    <w:p w14:paraId="3C7F535A" w14:textId="59E78B34" w:rsidR="008652E0" w:rsidRPr="00AC4EC1" w:rsidRDefault="008652E0" w:rsidP="00AC4EC1">
      <w:pPr>
        <w:ind w:left="720"/>
        <w:rPr>
          <w:ins w:id="116" w:author="Microsoft Word" w:date="2026-03-30T22:36:00Z" w16du:dateUtc="2026-03-30T17:06:00Z"/>
          <w:sz w:val="24"/>
          <w:szCs w:val="24"/>
        </w:rPr>
      </w:pPr>
      <w:r w:rsidRPr="008652E0">
        <w:rPr>
          <w:noProof/>
          <w:sz w:val="24"/>
          <w:szCs w:val="24"/>
        </w:rPr>
        <w:lastRenderedPageBreak/>
        <w:drawing>
          <wp:inline distT="0" distB="0" distL="0" distR="0" wp14:anchorId="22D426F4" wp14:editId="1ECABF5F">
            <wp:extent cx="3679319" cy="3067050"/>
            <wp:effectExtent l="0" t="0" r="0" b="0"/>
            <wp:docPr id="128251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16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7402" cy="307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9727" w14:textId="77777777" w:rsidR="00AC4EC1" w:rsidRDefault="00AC4EC1" w:rsidP="008C6CB4">
      <w:pPr>
        <w:rPr>
          <w:b/>
          <w:bCs/>
          <w:sz w:val="24"/>
          <w:szCs w:val="24"/>
        </w:rPr>
      </w:pPr>
    </w:p>
    <w:p w14:paraId="37382788" w14:textId="77777777" w:rsidR="002D42E7" w:rsidRDefault="002D42E7" w:rsidP="008C6CB4">
      <w:pPr>
        <w:rPr>
          <w:ins w:id="117" w:author="Microsoft Word" w:date="2026-03-30T22:36:00Z" w16du:dateUtc="2026-03-30T17:06:00Z"/>
          <w:b/>
          <w:bCs/>
          <w:sz w:val="24"/>
          <w:szCs w:val="24"/>
        </w:rPr>
      </w:pPr>
    </w:p>
    <w:p w14:paraId="49B03FE4" w14:textId="08E0A109" w:rsidR="002D42E7" w:rsidRDefault="002D42E7" w:rsidP="008C6CB4">
      <w:pPr>
        <w:rPr>
          <w:ins w:id="118" w:author="Microsoft Word" w:date="2026-03-30T22:36:00Z" w16du:dateUtc="2026-03-30T17:06:00Z"/>
          <w:b/>
          <w:bCs/>
          <w:sz w:val="24"/>
          <w:szCs w:val="24"/>
        </w:rPr>
      </w:pPr>
      <w:ins w:id="119" w:author="Microsoft Word" w:date="2026-03-30T22:36:00Z" w16du:dateUtc="2026-03-30T17:06:00Z">
        <w:r>
          <w:rPr>
            <w:b/>
            <w:bCs/>
            <w:sz w:val="24"/>
            <w:szCs w:val="24"/>
          </w:rPr>
          <w:t>NOW CONFIGURING ROUTERS,</w:t>
        </w:r>
      </w:ins>
    </w:p>
    <w:p w14:paraId="72643744" w14:textId="161327D3" w:rsidR="002D42E7" w:rsidRDefault="002D42E7" w:rsidP="008C6CB4">
      <w:pPr>
        <w:rPr>
          <w:ins w:id="120" w:author="Microsoft Word" w:date="2026-03-30T22:36:00Z" w16du:dateUtc="2026-03-30T17:06:00Z"/>
          <w:b/>
          <w:bCs/>
          <w:sz w:val="24"/>
          <w:szCs w:val="24"/>
        </w:rPr>
      </w:pPr>
      <w:ins w:id="121" w:author="Microsoft Word" w:date="2026-03-30T22:36:00Z" w16du:dateUtc="2026-03-30T17:06:00Z">
        <w:r>
          <w:rPr>
            <w:b/>
            <w:bCs/>
            <w:sz w:val="24"/>
            <w:szCs w:val="24"/>
          </w:rPr>
          <w:t>FOR ROUTER 1,</w:t>
        </w:r>
      </w:ins>
    </w:p>
    <w:p w14:paraId="23E0C1FC" w14:textId="00BF9763" w:rsidR="002D42E7" w:rsidRDefault="00B27698" w:rsidP="008C6CB4">
      <w:pPr>
        <w:rPr>
          <w:ins w:id="122" w:author="Microsoft Word" w:date="2026-03-30T22:36:00Z" w16du:dateUtc="2026-03-30T17:06:00Z"/>
          <w:b/>
          <w:bCs/>
          <w:sz w:val="24"/>
          <w:szCs w:val="24"/>
        </w:rPr>
      </w:pPr>
      <w:r w:rsidRPr="00B27698">
        <w:rPr>
          <w:b/>
          <w:bCs/>
          <w:noProof/>
          <w:sz w:val="24"/>
          <w:szCs w:val="24"/>
        </w:rPr>
        <w:drawing>
          <wp:inline distT="0" distB="0" distL="0" distR="0" wp14:anchorId="511F706E" wp14:editId="3382ADAC">
            <wp:extent cx="5731510" cy="3614420"/>
            <wp:effectExtent l="0" t="0" r="2540" b="5080"/>
            <wp:docPr id="171281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16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8E3A" w14:textId="77777777" w:rsidR="008C6CB4" w:rsidRDefault="008C6CB4" w:rsidP="008C6CB4">
      <w:pPr>
        <w:rPr>
          <w:b/>
          <w:bCs/>
          <w:sz w:val="24"/>
          <w:szCs w:val="24"/>
        </w:rPr>
      </w:pPr>
    </w:p>
    <w:p w14:paraId="01A4CF63" w14:textId="7F16CD02" w:rsidR="008C6CB4" w:rsidRDefault="00B27698" w:rsidP="008C6CB4">
      <w:pPr>
        <w:rPr>
          <w:sz w:val="24"/>
          <w:szCs w:val="24"/>
        </w:rPr>
      </w:pPr>
      <w:ins w:id="123" w:author="Microsoft Word" w:date="2026-03-30T22:36:00Z" w16du:dateUtc="2026-03-30T17:06:00Z">
        <w:r>
          <w:rPr>
            <w:sz w:val="24"/>
            <w:szCs w:val="24"/>
          </w:rPr>
          <w:t>For router 2 config,</w:t>
        </w:r>
      </w:ins>
    </w:p>
    <w:p w14:paraId="787079EF" w14:textId="7E6451B0" w:rsidR="00B27698" w:rsidRDefault="00B27698" w:rsidP="008C6CB4">
      <w:pPr>
        <w:rPr>
          <w:ins w:id="124" w:author="Microsoft Word" w:date="2026-03-30T22:36:00Z" w16du:dateUtc="2026-03-30T17:06:00Z"/>
          <w:sz w:val="24"/>
          <w:szCs w:val="24"/>
        </w:rPr>
      </w:pPr>
      <w:r w:rsidRPr="00B27698">
        <w:rPr>
          <w:noProof/>
          <w:sz w:val="24"/>
          <w:szCs w:val="24"/>
        </w:rPr>
        <w:lastRenderedPageBreak/>
        <w:drawing>
          <wp:inline distT="0" distB="0" distL="0" distR="0" wp14:anchorId="699ED1EF" wp14:editId="20CBD074">
            <wp:extent cx="4389120" cy="2713990"/>
            <wp:effectExtent l="0" t="0" r="0" b="0"/>
            <wp:docPr id="70772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6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5128" cy="272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F5D1" w14:textId="77777777" w:rsidR="00B27698" w:rsidRDefault="00B27698" w:rsidP="008C6CB4">
      <w:pPr>
        <w:rPr>
          <w:ins w:id="125" w:author="Microsoft Word" w:date="2026-03-30T22:36:00Z" w16du:dateUtc="2026-03-30T17:06:00Z"/>
          <w:sz w:val="24"/>
          <w:szCs w:val="24"/>
        </w:rPr>
      </w:pPr>
    </w:p>
    <w:p w14:paraId="7C7980D8" w14:textId="29CA7091" w:rsidR="00B27698" w:rsidRDefault="00B27698" w:rsidP="008C6CB4">
      <w:pPr>
        <w:rPr>
          <w:ins w:id="126" w:author="Microsoft Word" w:date="2026-03-30T22:36:00Z" w16du:dateUtc="2026-03-30T17:06:00Z"/>
          <w:sz w:val="24"/>
          <w:szCs w:val="24"/>
        </w:rPr>
      </w:pPr>
      <w:ins w:id="127" w:author="Microsoft Word" w:date="2026-03-30T22:36:00Z" w16du:dateUtc="2026-03-30T17:06:00Z">
        <w:r>
          <w:rPr>
            <w:sz w:val="24"/>
            <w:szCs w:val="24"/>
          </w:rPr>
          <w:t>Now, ADDING STATIC ROUTES:</w:t>
        </w:r>
      </w:ins>
    </w:p>
    <w:p w14:paraId="7AB3E369" w14:textId="64711C58" w:rsidR="006E6C6E" w:rsidRDefault="006E6C6E" w:rsidP="008C6CB4">
      <w:pPr>
        <w:rPr>
          <w:ins w:id="128" w:author="Microsoft Word" w:date="2026-03-30T22:36:00Z" w16du:dateUtc="2026-03-30T17:06:00Z"/>
          <w:sz w:val="24"/>
          <w:szCs w:val="24"/>
        </w:rPr>
      </w:pPr>
      <w:ins w:id="129" w:author="Microsoft Word" w:date="2026-03-30T22:36:00Z" w16du:dateUtc="2026-03-30T17:06:00Z">
        <w:r>
          <w:rPr>
            <w:sz w:val="24"/>
            <w:szCs w:val="24"/>
          </w:rPr>
          <w:t>If we do this, it can get to the routes in other subnets as well.</w:t>
        </w:r>
      </w:ins>
    </w:p>
    <w:p w14:paraId="17014EE1" w14:textId="0BFED5B0" w:rsidR="006E6C6E" w:rsidRDefault="006E6C6E" w:rsidP="008C6CB4">
      <w:pPr>
        <w:rPr>
          <w:ins w:id="130" w:author="Microsoft Word" w:date="2026-03-30T22:36:00Z" w16du:dateUtc="2026-03-30T17:06:00Z"/>
          <w:sz w:val="24"/>
          <w:szCs w:val="24"/>
        </w:rPr>
      </w:pPr>
      <w:ins w:id="131" w:author="Microsoft Word" w:date="2026-03-30T22:36:00Z" w16du:dateUtc="2026-03-30T17:06:00Z">
        <w:r>
          <w:rPr>
            <w:sz w:val="24"/>
            <w:szCs w:val="24"/>
          </w:rPr>
          <w:t>For router-1,</w:t>
        </w:r>
      </w:ins>
    </w:p>
    <w:p w14:paraId="3EC474B0" w14:textId="58C60B7A" w:rsidR="006E6C6E" w:rsidRDefault="006E6C6E" w:rsidP="008C6CB4">
      <w:pPr>
        <w:rPr>
          <w:ins w:id="132" w:author="Microsoft Word" w:date="2026-03-30T22:36:00Z" w16du:dateUtc="2026-03-30T17:06:00Z"/>
          <w:sz w:val="24"/>
          <w:szCs w:val="24"/>
        </w:rPr>
      </w:pPr>
      <w:r w:rsidRPr="006E6C6E">
        <w:rPr>
          <w:noProof/>
          <w:sz w:val="24"/>
          <w:szCs w:val="24"/>
        </w:rPr>
        <w:drawing>
          <wp:inline distT="0" distB="0" distL="0" distR="0" wp14:anchorId="40B3383D" wp14:editId="5D724325">
            <wp:extent cx="5731510" cy="847725"/>
            <wp:effectExtent l="0" t="0" r="2540" b="9525"/>
            <wp:docPr id="125118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73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9915" w14:textId="350B7E8A" w:rsidR="006E6C6E" w:rsidRDefault="006E6C6E" w:rsidP="008C6CB4">
      <w:pPr>
        <w:rPr>
          <w:ins w:id="133" w:author="Microsoft Word" w:date="2026-03-30T22:36:00Z" w16du:dateUtc="2026-03-30T17:06:00Z"/>
          <w:sz w:val="24"/>
          <w:szCs w:val="24"/>
        </w:rPr>
      </w:pPr>
      <w:ins w:id="134" w:author="Microsoft Word" w:date="2026-03-30T22:36:00Z" w16du:dateUtc="2026-03-30T17:06:00Z">
        <w:r>
          <w:rPr>
            <w:sz w:val="24"/>
            <w:szCs w:val="24"/>
          </w:rPr>
          <w:t>For router-2,</w:t>
        </w:r>
      </w:ins>
    </w:p>
    <w:p w14:paraId="11C15A4D" w14:textId="01F4B638" w:rsidR="006E6C6E" w:rsidRDefault="00967B1E" w:rsidP="008C6CB4">
      <w:pPr>
        <w:rPr>
          <w:ins w:id="135" w:author="Microsoft Word" w:date="2026-03-30T22:36:00Z" w16du:dateUtc="2026-03-30T17:06:00Z"/>
          <w:sz w:val="24"/>
          <w:szCs w:val="24"/>
        </w:rPr>
      </w:pPr>
      <w:r w:rsidRPr="00967B1E">
        <w:rPr>
          <w:noProof/>
          <w:sz w:val="24"/>
          <w:szCs w:val="24"/>
        </w:rPr>
        <w:drawing>
          <wp:inline distT="0" distB="0" distL="0" distR="0" wp14:anchorId="23FF2F61" wp14:editId="250CB4B7">
            <wp:extent cx="5731510" cy="413385"/>
            <wp:effectExtent l="0" t="0" r="2540" b="5715"/>
            <wp:docPr id="132426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8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E4B2" w14:textId="77777777" w:rsidR="006E6C6E" w:rsidRDefault="006E6C6E" w:rsidP="008C6CB4">
      <w:pPr>
        <w:rPr>
          <w:ins w:id="136" w:author="Microsoft Word" w:date="2026-03-30T22:36:00Z" w16du:dateUtc="2026-03-30T17:06:00Z"/>
          <w:sz w:val="24"/>
          <w:szCs w:val="24"/>
        </w:rPr>
      </w:pPr>
    </w:p>
    <w:p w14:paraId="619C9C5B" w14:textId="6B94F806" w:rsidR="006E6C6E" w:rsidRDefault="006E6C6E" w:rsidP="008C6CB4">
      <w:pPr>
        <w:rPr>
          <w:ins w:id="137" w:author="Microsoft Word" w:date="2026-03-30T22:36:00Z" w16du:dateUtc="2026-03-30T17:06:00Z"/>
          <w:sz w:val="24"/>
          <w:szCs w:val="24"/>
        </w:rPr>
      </w:pPr>
      <w:ins w:id="138" w:author="Microsoft Word" w:date="2026-03-30T22:36:00Z" w16du:dateUtc="2026-03-30T17:06:00Z">
        <w:r>
          <w:rPr>
            <w:sz w:val="24"/>
            <w:szCs w:val="24"/>
          </w:rPr>
          <w:t>Finally checking network connectivity from any PC connected.</w:t>
        </w:r>
      </w:ins>
    </w:p>
    <w:p w14:paraId="4BE1611E" w14:textId="508E3F9A" w:rsidR="006E6C6E" w:rsidRDefault="006E6C6E" w:rsidP="008C6CB4">
      <w:pPr>
        <w:rPr>
          <w:ins w:id="139" w:author="Microsoft Word" w:date="2026-03-30T22:36:00Z" w16du:dateUtc="2026-03-30T17:06:00Z"/>
          <w:sz w:val="24"/>
          <w:szCs w:val="24"/>
        </w:rPr>
      </w:pPr>
      <w:r w:rsidRPr="006E6C6E">
        <w:rPr>
          <w:noProof/>
          <w:sz w:val="24"/>
          <w:szCs w:val="24"/>
        </w:rPr>
        <w:drawing>
          <wp:inline distT="0" distB="0" distL="0" distR="0" wp14:anchorId="7C2AD906" wp14:editId="17AF2855">
            <wp:extent cx="3307080" cy="1706668"/>
            <wp:effectExtent l="0" t="0" r="7620" b="8255"/>
            <wp:docPr id="114870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44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9440" cy="171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9538" w14:textId="77777777" w:rsidR="00B27698" w:rsidRPr="00E11AA1" w:rsidRDefault="00B27698" w:rsidP="008C6CB4">
      <w:pPr>
        <w:rPr>
          <w:ins w:id="140" w:author="Microsoft Word" w:date="2026-03-30T22:36:00Z" w16du:dateUtc="2026-03-30T17:06:00Z"/>
          <w:sz w:val="24"/>
          <w:szCs w:val="24"/>
        </w:rPr>
      </w:pPr>
    </w:p>
    <w:p w14:paraId="318F328E" w14:textId="77777777" w:rsidR="00967B1E" w:rsidRPr="00967B1E" w:rsidRDefault="00967B1E" w:rsidP="00967B1E">
      <w:pPr>
        <w:rPr>
          <w:ins w:id="141" w:author="Microsoft Word" w:date="2026-03-30T22:36:00Z" w16du:dateUtc="2026-03-30T17:06:00Z"/>
          <w:b/>
          <w:bCs/>
          <w:sz w:val="24"/>
          <w:szCs w:val="24"/>
        </w:rPr>
      </w:pPr>
      <w:ins w:id="142" w:author="Microsoft Word" w:date="2026-03-30T22:36:00Z" w16du:dateUtc="2026-03-30T17:06:00Z">
        <w:r>
          <w:rPr>
            <w:sz w:val="24"/>
            <w:szCs w:val="24"/>
          </w:rPr>
          <w:t xml:space="preserve">Que6:  </w:t>
        </w:r>
        <w:r w:rsidRPr="00967B1E">
          <w:rPr>
            <w:b/>
            <w:bCs/>
            <w:sz w:val="24"/>
            <w:szCs w:val="24"/>
          </w:rPr>
          <w:t>Given IP addresses: 10.1.1.1, 172.16.5.10, and 192.168.1.5</w:t>
        </w:r>
      </w:ins>
    </w:p>
    <w:p w14:paraId="5D934D99" w14:textId="77777777" w:rsidR="00967B1E" w:rsidRPr="00967B1E" w:rsidRDefault="00967B1E" w:rsidP="00967B1E">
      <w:pPr>
        <w:rPr>
          <w:ins w:id="143" w:author="Microsoft Word" w:date="2026-03-30T22:36:00Z" w16du:dateUtc="2026-03-30T17:06:00Z"/>
          <w:b/>
          <w:bCs/>
          <w:sz w:val="24"/>
          <w:szCs w:val="24"/>
        </w:rPr>
      </w:pPr>
      <w:ins w:id="144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lastRenderedPageBreak/>
          <w:t>Step 1: Identify the class of each IP address</w:t>
        </w:r>
      </w:ins>
    </w:p>
    <w:p w14:paraId="7714C284" w14:textId="77777777" w:rsidR="00967B1E" w:rsidRPr="00967B1E" w:rsidRDefault="00967B1E" w:rsidP="00967B1E">
      <w:pPr>
        <w:rPr>
          <w:ins w:id="145" w:author="Microsoft Word" w:date="2026-03-30T22:36:00Z" w16du:dateUtc="2026-03-30T17:06:00Z"/>
          <w:sz w:val="24"/>
          <w:szCs w:val="24"/>
        </w:rPr>
      </w:pPr>
      <w:ins w:id="146" w:author="Microsoft Word" w:date="2026-03-30T22:36:00Z" w16du:dateUtc="2026-03-30T17:06:00Z">
        <w:r w:rsidRPr="00967B1E">
          <w:rPr>
            <w:sz w:val="24"/>
            <w:szCs w:val="24"/>
          </w:rPr>
          <w:t>IP address classes are determined based on the first octet:</w:t>
        </w:r>
      </w:ins>
    </w:p>
    <w:p w14:paraId="72773D48" w14:textId="77777777" w:rsidR="00967B1E" w:rsidRPr="00967B1E" w:rsidRDefault="00967B1E" w:rsidP="00967B1E">
      <w:pPr>
        <w:numPr>
          <w:ilvl w:val="0"/>
          <w:numId w:val="17"/>
        </w:numPr>
        <w:rPr>
          <w:ins w:id="147" w:author="Microsoft Word" w:date="2026-03-30T22:36:00Z" w16du:dateUtc="2026-03-30T17:06:00Z"/>
          <w:sz w:val="24"/>
          <w:szCs w:val="24"/>
        </w:rPr>
      </w:pPr>
      <w:ins w:id="148" w:author="Microsoft Word" w:date="2026-03-30T22:36:00Z" w16du:dateUtc="2026-03-30T17:06:00Z">
        <w:r w:rsidRPr="00967B1E">
          <w:rPr>
            <w:sz w:val="24"/>
            <w:szCs w:val="24"/>
          </w:rPr>
          <w:t xml:space="preserve">Class A: 1 – 126 </w:t>
        </w:r>
      </w:ins>
    </w:p>
    <w:p w14:paraId="6376F2C2" w14:textId="77777777" w:rsidR="00967B1E" w:rsidRPr="00967B1E" w:rsidRDefault="00967B1E" w:rsidP="00967B1E">
      <w:pPr>
        <w:numPr>
          <w:ilvl w:val="0"/>
          <w:numId w:val="17"/>
        </w:numPr>
        <w:rPr>
          <w:ins w:id="149" w:author="Microsoft Word" w:date="2026-03-30T22:36:00Z" w16du:dateUtc="2026-03-30T17:06:00Z"/>
          <w:sz w:val="24"/>
          <w:szCs w:val="24"/>
        </w:rPr>
      </w:pPr>
      <w:ins w:id="150" w:author="Microsoft Word" w:date="2026-03-30T22:36:00Z" w16du:dateUtc="2026-03-30T17:06:00Z">
        <w:r w:rsidRPr="00967B1E">
          <w:rPr>
            <w:sz w:val="24"/>
            <w:szCs w:val="24"/>
          </w:rPr>
          <w:t xml:space="preserve">Class B: 128 – 191 </w:t>
        </w:r>
      </w:ins>
    </w:p>
    <w:p w14:paraId="654BE334" w14:textId="77777777" w:rsidR="00967B1E" w:rsidRPr="00967B1E" w:rsidRDefault="00967B1E" w:rsidP="00967B1E">
      <w:pPr>
        <w:numPr>
          <w:ilvl w:val="0"/>
          <w:numId w:val="17"/>
        </w:numPr>
        <w:rPr>
          <w:ins w:id="151" w:author="Microsoft Word" w:date="2026-03-30T22:36:00Z" w16du:dateUtc="2026-03-30T17:06:00Z"/>
          <w:sz w:val="24"/>
          <w:szCs w:val="24"/>
        </w:rPr>
      </w:pPr>
      <w:ins w:id="152" w:author="Microsoft Word" w:date="2026-03-30T22:36:00Z" w16du:dateUtc="2026-03-30T17:06:00Z">
        <w:r w:rsidRPr="00967B1E">
          <w:rPr>
            <w:sz w:val="24"/>
            <w:szCs w:val="24"/>
          </w:rPr>
          <w:t xml:space="preserve">Class C: 192 – 223 </w:t>
        </w:r>
      </w:ins>
    </w:p>
    <w:p w14:paraId="2B581CDB" w14:textId="77777777" w:rsidR="00967B1E" w:rsidRPr="00967B1E" w:rsidRDefault="00967B1E" w:rsidP="00967B1E">
      <w:pPr>
        <w:rPr>
          <w:ins w:id="153" w:author="Microsoft Word" w:date="2026-03-30T22:36:00Z" w16du:dateUtc="2026-03-30T17:06:00Z"/>
          <w:sz w:val="24"/>
          <w:szCs w:val="24"/>
        </w:rPr>
      </w:pPr>
      <w:ins w:id="154" w:author="Microsoft Word" w:date="2026-03-30T22:36:00Z" w16du:dateUtc="2026-03-30T17:06:00Z">
        <w:r w:rsidRPr="00967B1E">
          <w:rPr>
            <w:sz w:val="24"/>
            <w:szCs w:val="24"/>
          </w:rPr>
          <w:t>Applying this rule:</w:t>
        </w:r>
      </w:ins>
    </w:p>
    <w:p w14:paraId="6E57C4AA" w14:textId="77777777" w:rsidR="00967B1E" w:rsidRPr="00967B1E" w:rsidRDefault="00967B1E" w:rsidP="00967B1E">
      <w:pPr>
        <w:numPr>
          <w:ilvl w:val="0"/>
          <w:numId w:val="18"/>
        </w:numPr>
        <w:rPr>
          <w:ins w:id="155" w:author="Microsoft Word" w:date="2026-03-30T22:36:00Z" w16du:dateUtc="2026-03-30T17:06:00Z"/>
          <w:sz w:val="24"/>
          <w:szCs w:val="24"/>
        </w:rPr>
      </w:pPr>
      <w:ins w:id="156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10.1.1.1</w:t>
        </w:r>
        <w:r w:rsidRPr="00967B1E">
          <w:rPr>
            <w:sz w:val="24"/>
            <w:szCs w:val="24"/>
          </w:rPr>
          <w:t xml:space="preserve"> </w:t>
        </w:r>
      </w:ins>
    </w:p>
    <w:p w14:paraId="3820960F" w14:textId="77777777" w:rsidR="00967B1E" w:rsidRPr="00967B1E" w:rsidRDefault="00967B1E" w:rsidP="00967B1E">
      <w:pPr>
        <w:numPr>
          <w:ilvl w:val="1"/>
          <w:numId w:val="18"/>
        </w:numPr>
        <w:rPr>
          <w:ins w:id="157" w:author="Microsoft Word" w:date="2026-03-30T22:36:00Z" w16du:dateUtc="2026-03-30T17:06:00Z"/>
          <w:sz w:val="24"/>
          <w:szCs w:val="24"/>
        </w:rPr>
      </w:pPr>
      <w:ins w:id="158" w:author="Microsoft Word" w:date="2026-03-30T22:36:00Z" w16du:dateUtc="2026-03-30T17:06:00Z">
        <w:r w:rsidRPr="00967B1E">
          <w:rPr>
            <w:sz w:val="24"/>
            <w:szCs w:val="24"/>
          </w:rPr>
          <w:t xml:space="preserve">First octet = 10 </w:t>
        </w:r>
      </w:ins>
    </w:p>
    <w:p w14:paraId="5529914B" w14:textId="77777777" w:rsidR="00967B1E" w:rsidRPr="00967B1E" w:rsidRDefault="00967B1E" w:rsidP="00967B1E">
      <w:pPr>
        <w:numPr>
          <w:ilvl w:val="1"/>
          <w:numId w:val="18"/>
        </w:numPr>
        <w:rPr>
          <w:ins w:id="159" w:author="Microsoft Word" w:date="2026-03-30T22:36:00Z" w16du:dateUtc="2026-03-30T17:06:00Z"/>
          <w:sz w:val="24"/>
          <w:szCs w:val="24"/>
        </w:rPr>
      </w:pPr>
      <w:ins w:id="160" w:author="Microsoft Word" w:date="2026-03-30T22:36:00Z" w16du:dateUtc="2026-03-30T17:06:00Z">
        <w:r w:rsidRPr="00967B1E">
          <w:rPr>
            <w:sz w:val="24"/>
            <w:szCs w:val="24"/>
          </w:rPr>
          <w:t xml:space="preserve">Falls in range 1–126 </w:t>
        </w:r>
      </w:ins>
    </w:p>
    <w:p w14:paraId="36B7CDE7" w14:textId="77777777" w:rsidR="00967B1E" w:rsidRPr="00967B1E" w:rsidRDefault="00967B1E" w:rsidP="00967B1E">
      <w:pPr>
        <w:numPr>
          <w:ilvl w:val="1"/>
          <w:numId w:val="18"/>
        </w:numPr>
        <w:rPr>
          <w:ins w:id="161" w:author="Microsoft Word" w:date="2026-03-30T22:36:00Z" w16du:dateUtc="2026-03-30T17:06:00Z"/>
          <w:sz w:val="24"/>
          <w:szCs w:val="24"/>
        </w:rPr>
      </w:pPr>
      <w:ins w:id="162" w:author="Microsoft Word" w:date="2026-03-30T22:36:00Z" w16du:dateUtc="2026-03-30T17:06:00Z">
        <w:r w:rsidRPr="00967B1E">
          <w:rPr>
            <w:sz w:val="24"/>
            <w:szCs w:val="24"/>
          </w:rPr>
          <w:t xml:space="preserve">Therefore, it is </w:t>
        </w:r>
        <w:r w:rsidRPr="00967B1E">
          <w:rPr>
            <w:b/>
            <w:bCs/>
            <w:sz w:val="24"/>
            <w:szCs w:val="24"/>
          </w:rPr>
          <w:t>Class A</w:t>
        </w:r>
        <w:r w:rsidRPr="00967B1E">
          <w:rPr>
            <w:sz w:val="24"/>
            <w:szCs w:val="24"/>
          </w:rPr>
          <w:t xml:space="preserve"> </w:t>
        </w:r>
      </w:ins>
    </w:p>
    <w:p w14:paraId="4462E0B9" w14:textId="77777777" w:rsidR="00967B1E" w:rsidRPr="00967B1E" w:rsidRDefault="00967B1E" w:rsidP="00967B1E">
      <w:pPr>
        <w:numPr>
          <w:ilvl w:val="0"/>
          <w:numId w:val="18"/>
        </w:numPr>
        <w:rPr>
          <w:ins w:id="163" w:author="Microsoft Word" w:date="2026-03-30T22:36:00Z" w16du:dateUtc="2026-03-30T17:06:00Z"/>
          <w:sz w:val="24"/>
          <w:szCs w:val="24"/>
        </w:rPr>
      </w:pPr>
      <w:ins w:id="164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172.16.5.10</w:t>
        </w:r>
        <w:r w:rsidRPr="00967B1E">
          <w:rPr>
            <w:sz w:val="24"/>
            <w:szCs w:val="24"/>
          </w:rPr>
          <w:t xml:space="preserve"> </w:t>
        </w:r>
      </w:ins>
    </w:p>
    <w:p w14:paraId="2053EFD4" w14:textId="77777777" w:rsidR="00967B1E" w:rsidRPr="00967B1E" w:rsidRDefault="00967B1E" w:rsidP="00967B1E">
      <w:pPr>
        <w:numPr>
          <w:ilvl w:val="1"/>
          <w:numId w:val="18"/>
        </w:numPr>
        <w:rPr>
          <w:ins w:id="165" w:author="Microsoft Word" w:date="2026-03-30T22:36:00Z" w16du:dateUtc="2026-03-30T17:06:00Z"/>
          <w:sz w:val="24"/>
          <w:szCs w:val="24"/>
        </w:rPr>
      </w:pPr>
      <w:ins w:id="166" w:author="Microsoft Word" w:date="2026-03-30T22:36:00Z" w16du:dateUtc="2026-03-30T17:06:00Z">
        <w:r w:rsidRPr="00967B1E">
          <w:rPr>
            <w:sz w:val="24"/>
            <w:szCs w:val="24"/>
          </w:rPr>
          <w:t xml:space="preserve">First octet = 172 </w:t>
        </w:r>
      </w:ins>
    </w:p>
    <w:p w14:paraId="4F244A97" w14:textId="77777777" w:rsidR="00967B1E" w:rsidRPr="00967B1E" w:rsidRDefault="00967B1E" w:rsidP="00967B1E">
      <w:pPr>
        <w:numPr>
          <w:ilvl w:val="1"/>
          <w:numId w:val="18"/>
        </w:numPr>
        <w:rPr>
          <w:ins w:id="167" w:author="Microsoft Word" w:date="2026-03-30T22:36:00Z" w16du:dateUtc="2026-03-30T17:06:00Z"/>
          <w:sz w:val="24"/>
          <w:szCs w:val="24"/>
        </w:rPr>
      </w:pPr>
      <w:ins w:id="168" w:author="Microsoft Word" w:date="2026-03-30T22:36:00Z" w16du:dateUtc="2026-03-30T17:06:00Z">
        <w:r w:rsidRPr="00967B1E">
          <w:rPr>
            <w:sz w:val="24"/>
            <w:szCs w:val="24"/>
          </w:rPr>
          <w:t xml:space="preserve">Falls in range 128–191 </w:t>
        </w:r>
      </w:ins>
    </w:p>
    <w:p w14:paraId="3E4E73FF" w14:textId="77777777" w:rsidR="00967B1E" w:rsidRPr="00967B1E" w:rsidRDefault="00967B1E" w:rsidP="00967B1E">
      <w:pPr>
        <w:numPr>
          <w:ilvl w:val="1"/>
          <w:numId w:val="18"/>
        </w:numPr>
        <w:rPr>
          <w:ins w:id="169" w:author="Microsoft Word" w:date="2026-03-30T22:36:00Z" w16du:dateUtc="2026-03-30T17:06:00Z"/>
          <w:sz w:val="24"/>
          <w:szCs w:val="24"/>
        </w:rPr>
      </w:pPr>
      <w:ins w:id="170" w:author="Microsoft Word" w:date="2026-03-30T22:36:00Z" w16du:dateUtc="2026-03-30T17:06:00Z">
        <w:r w:rsidRPr="00967B1E">
          <w:rPr>
            <w:sz w:val="24"/>
            <w:szCs w:val="24"/>
          </w:rPr>
          <w:t xml:space="preserve">Therefore, it is </w:t>
        </w:r>
        <w:r w:rsidRPr="00967B1E">
          <w:rPr>
            <w:b/>
            <w:bCs/>
            <w:sz w:val="24"/>
            <w:szCs w:val="24"/>
          </w:rPr>
          <w:t>Class B</w:t>
        </w:r>
        <w:r w:rsidRPr="00967B1E">
          <w:rPr>
            <w:sz w:val="24"/>
            <w:szCs w:val="24"/>
          </w:rPr>
          <w:t xml:space="preserve"> </w:t>
        </w:r>
      </w:ins>
    </w:p>
    <w:p w14:paraId="62C4E21D" w14:textId="77777777" w:rsidR="00967B1E" w:rsidRPr="00967B1E" w:rsidRDefault="00967B1E" w:rsidP="00967B1E">
      <w:pPr>
        <w:numPr>
          <w:ilvl w:val="0"/>
          <w:numId w:val="18"/>
        </w:numPr>
        <w:rPr>
          <w:ins w:id="171" w:author="Microsoft Word" w:date="2026-03-30T22:36:00Z" w16du:dateUtc="2026-03-30T17:06:00Z"/>
          <w:sz w:val="24"/>
          <w:szCs w:val="24"/>
        </w:rPr>
      </w:pPr>
      <w:ins w:id="172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192.168.1.5</w:t>
        </w:r>
        <w:r w:rsidRPr="00967B1E">
          <w:rPr>
            <w:sz w:val="24"/>
            <w:szCs w:val="24"/>
          </w:rPr>
          <w:t xml:space="preserve"> </w:t>
        </w:r>
      </w:ins>
    </w:p>
    <w:p w14:paraId="362362A1" w14:textId="77777777" w:rsidR="00967B1E" w:rsidRPr="00967B1E" w:rsidRDefault="00967B1E" w:rsidP="00967B1E">
      <w:pPr>
        <w:numPr>
          <w:ilvl w:val="1"/>
          <w:numId w:val="18"/>
        </w:numPr>
        <w:rPr>
          <w:ins w:id="173" w:author="Microsoft Word" w:date="2026-03-30T22:36:00Z" w16du:dateUtc="2026-03-30T17:06:00Z"/>
          <w:sz w:val="24"/>
          <w:szCs w:val="24"/>
        </w:rPr>
      </w:pPr>
      <w:ins w:id="174" w:author="Microsoft Word" w:date="2026-03-30T22:36:00Z" w16du:dateUtc="2026-03-30T17:06:00Z">
        <w:r w:rsidRPr="00967B1E">
          <w:rPr>
            <w:sz w:val="24"/>
            <w:szCs w:val="24"/>
          </w:rPr>
          <w:t xml:space="preserve">First octet = 192 </w:t>
        </w:r>
      </w:ins>
    </w:p>
    <w:p w14:paraId="068B8A24" w14:textId="77777777" w:rsidR="00967B1E" w:rsidRPr="00967B1E" w:rsidRDefault="00967B1E" w:rsidP="00967B1E">
      <w:pPr>
        <w:numPr>
          <w:ilvl w:val="1"/>
          <w:numId w:val="18"/>
        </w:numPr>
        <w:rPr>
          <w:ins w:id="175" w:author="Microsoft Word" w:date="2026-03-30T22:36:00Z" w16du:dateUtc="2026-03-30T17:06:00Z"/>
          <w:sz w:val="24"/>
          <w:szCs w:val="24"/>
        </w:rPr>
      </w:pPr>
      <w:ins w:id="176" w:author="Microsoft Word" w:date="2026-03-30T22:36:00Z" w16du:dateUtc="2026-03-30T17:06:00Z">
        <w:r w:rsidRPr="00967B1E">
          <w:rPr>
            <w:sz w:val="24"/>
            <w:szCs w:val="24"/>
          </w:rPr>
          <w:t xml:space="preserve">Falls in range 192–223 </w:t>
        </w:r>
      </w:ins>
    </w:p>
    <w:p w14:paraId="323F3DC7" w14:textId="77777777" w:rsidR="00967B1E" w:rsidRPr="00967B1E" w:rsidRDefault="00967B1E" w:rsidP="00967B1E">
      <w:pPr>
        <w:numPr>
          <w:ilvl w:val="1"/>
          <w:numId w:val="18"/>
        </w:numPr>
        <w:rPr>
          <w:ins w:id="177" w:author="Microsoft Word" w:date="2026-03-30T22:36:00Z" w16du:dateUtc="2026-03-30T17:06:00Z"/>
          <w:sz w:val="24"/>
          <w:szCs w:val="24"/>
        </w:rPr>
      </w:pPr>
      <w:ins w:id="178" w:author="Microsoft Word" w:date="2026-03-30T22:36:00Z" w16du:dateUtc="2026-03-30T17:06:00Z">
        <w:r w:rsidRPr="00967B1E">
          <w:rPr>
            <w:sz w:val="24"/>
            <w:szCs w:val="24"/>
          </w:rPr>
          <w:t xml:space="preserve">Therefore, it is </w:t>
        </w:r>
        <w:r w:rsidRPr="00967B1E">
          <w:rPr>
            <w:b/>
            <w:bCs/>
            <w:sz w:val="24"/>
            <w:szCs w:val="24"/>
          </w:rPr>
          <w:t>Class C</w:t>
        </w:r>
        <w:r w:rsidRPr="00967B1E">
          <w:rPr>
            <w:sz w:val="24"/>
            <w:szCs w:val="24"/>
          </w:rPr>
          <w:t xml:space="preserve"> </w:t>
        </w:r>
      </w:ins>
    </w:p>
    <w:p w14:paraId="3F31C5B2" w14:textId="21FD4D33" w:rsidR="00967B1E" w:rsidRPr="00967B1E" w:rsidRDefault="00967B1E" w:rsidP="00967B1E">
      <w:pPr>
        <w:rPr>
          <w:ins w:id="179" w:author="Microsoft Word" w:date="2026-03-30T22:36:00Z" w16du:dateUtc="2026-03-30T17:06:00Z"/>
          <w:sz w:val="24"/>
          <w:szCs w:val="24"/>
        </w:rPr>
      </w:pPr>
    </w:p>
    <w:p w14:paraId="737A25A9" w14:textId="77777777" w:rsidR="00967B1E" w:rsidRPr="00967B1E" w:rsidRDefault="00967B1E" w:rsidP="00967B1E">
      <w:pPr>
        <w:rPr>
          <w:ins w:id="180" w:author="Microsoft Word" w:date="2026-03-30T22:36:00Z" w16du:dateUtc="2026-03-30T17:06:00Z"/>
          <w:b/>
          <w:bCs/>
          <w:sz w:val="24"/>
          <w:szCs w:val="24"/>
        </w:rPr>
      </w:pPr>
      <w:ins w:id="181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Step 2: Determine the default subnet mask for each class</w:t>
        </w:r>
      </w:ins>
    </w:p>
    <w:p w14:paraId="3003C918" w14:textId="77777777" w:rsidR="00967B1E" w:rsidRPr="00967B1E" w:rsidRDefault="00967B1E" w:rsidP="00967B1E">
      <w:pPr>
        <w:rPr>
          <w:ins w:id="182" w:author="Microsoft Word" w:date="2026-03-30T22:36:00Z" w16du:dateUtc="2026-03-30T17:06:00Z"/>
          <w:sz w:val="24"/>
          <w:szCs w:val="24"/>
        </w:rPr>
      </w:pPr>
      <w:ins w:id="183" w:author="Microsoft Word" w:date="2026-03-30T22:36:00Z" w16du:dateUtc="2026-03-30T17:06:00Z">
        <w:r w:rsidRPr="00967B1E">
          <w:rPr>
            <w:sz w:val="24"/>
            <w:szCs w:val="24"/>
          </w:rPr>
          <w:t>Each IP class has a default subnet mask:</w:t>
        </w:r>
      </w:ins>
    </w:p>
    <w:p w14:paraId="1C466B92" w14:textId="77777777" w:rsidR="00967B1E" w:rsidRPr="00967B1E" w:rsidRDefault="00967B1E" w:rsidP="00967B1E">
      <w:pPr>
        <w:numPr>
          <w:ilvl w:val="0"/>
          <w:numId w:val="19"/>
        </w:numPr>
        <w:rPr>
          <w:ins w:id="184" w:author="Microsoft Word" w:date="2026-03-30T22:36:00Z" w16du:dateUtc="2026-03-30T17:06:00Z"/>
          <w:sz w:val="24"/>
          <w:szCs w:val="24"/>
        </w:rPr>
      </w:pPr>
      <w:ins w:id="185" w:author="Microsoft Word" w:date="2026-03-30T22:36:00Z" w16du:dateUtc="2026-03-30T17:06:00Z">
        <w:r w:rsidRPr="00967B1E">
          <w:rPr>
            <w:sz w:val="24"/>
            <w:szCs w:val="24"/>
          </w:rPr>
          <w:t xml:space="preserve">Class A → 255.0.0.0 </w:t>
        </w:r>
      </w:ins>
    </w:p>
    <w:p w14:paraId="54998F50" w14:textId="77777777" w:rsidR="00967B1E" w:rsidRPr="00967B1E" w:rsidRDefault="00967B1E" w:rsidP="00967B1E">
      <w:pPr>
        <w:numPr>
          <w:ilvl w:val="0"/>
          <w:numId w:val="19"/>
        </w:numPr>
        <w:rPr>
          <w:ins w:id="186" w:author="Microsoft Word" w:date="2026-03-30T22:36:00Z" w16du:dateUtc="2026-03-30T17:06:00Z"/>
          <w:sz w:val="24"/>
          <w:szCs w:val="24"/>
        </w:rPr>
      </w:pPr>
      <w:ins w:id="187" w:author="Microsoft Word" w:date="2026-03-30T22:36:00Z" w16du:dateUtc="2026-03-30T17:06:00Z">
        <w:r w:rsidRPr="00967B1E">
          <w:rPr>
            <w:sz w:val="24"/>
            <w:szCs w:val="24"/>
          </w:rPr>
          <w:t xml:space="preserve">Class B → 255.255.0.0 </w:t>
        </w:r>
      </w:ins>
    </w:p>
    <w:p w14:paraId="221BD0A6" w14:textId="77777777" w:rsidR="00967B1E" w:rsidRPr="00967B1E" w:rsidRDefault="00967B1E" w:rsidP="00967B1E">
      <w:pPr>
        <w:numPr>
          <w:ilvl w:val="0"/>
          <w:numId w:val="19"/>
        </w:numPr>
        <w:rPr>
          <w:ins w:id="188" w:author="Microsoft Word" w:date="2026-03-30T22:36:00Z" w16du:dateUtc="2026-03-30T17:06:00Z"/>
          <w:sz w:val="24"/>
          <w:szCs w:val="24"/>
        </w:rPr>
      </w:pPr>
      <w:ins w:id="189" w:author="Microsoft Word" w:date="2026-03-30T22:36:00Z" w16du:dateUtc="2026-03-30T17:06:00Z">
        <w:r w:rsidRPr="00967B1E">
          <w:rPr>
            <w:sz w:val="24"/>
            <w:szCs w:val="24"/>
          </w:rPr>
          <w:t xml:space="preserve">Class C → 255.255.255.0 </w:t>
        </w:r>
      </w:ins>
    </w:p>
    <w:p w14:paraId="202028F4" w14:textId="77777777" w:rsidR="00967B1E" w:rsidRPr="00967B1E" w:rsidRDefault="00967B1E" w:rsidP="00967B1E">
      <w:pPr>
        <w:rPr>
          <w:ins w:id="190" w:author="Microsoft Word" w:date="2026-03-30T22:36:00Z" w16du:dateUtc="2026-03-30T17:06:00Z"/>
          <w:sz w:val="24"/>
          <w:szCs w:val="24"/>
        </w:rPr>
      </w:pPr>
      <w:ins w:id="191" w:author="Microsoft Word" w:date="2026-03-30T22:36:00Z" w16du:dateUtc="2026-03-30T17:06:00Z">
        <w:r w:rsidRPr="00967B1E">
          <w:rPr>
            <w:sz w:val="24"/>
            <w:szCs w:val="24"/>
          </w:rPr>
          <w:t>Applying this:</w:t>
        </w:r>
      </w:ins>
    </w:p>
    <w:p w14:paraId="0CCFD868" w14:textId="77777777" w:rsidR="00967B1E" w:rsidRPr="00967B1E" w:rsidRDefault="00967B1E" w:rsidP="00967B1E">
      <w:pPr>
        <w:numPr>
          <w:ilvl w:val="0"/>
          <w:numId w:val="20"/>
        </w:numPr>
        <w:rPr>
          <w:ins w:id="192" w:author="Microsoft Word" w:date="2026-03-30T22:36:00Z" w16du:dateUtc="2026-03-30T17:06:00Z"/>
          <w:sz w:val="24"/>
          <w:szCs w:val="24"/>
        </w:rPr>
      </w:pPr>
      <w:ins w:id="193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10.1.1.1</w:t>
        </w:r>
        <w:r w:rsidRPr="00967B1E">
          <w:rPr>
            <w:sz w:val="24"/>
            <w:szCs w:val="24"/>
          </w:rPr>
          <w:t xml:space="preserve"> → 255.0.0.0 </w:t>
        </w:r>
      </w:ins>
    </w:p>
    <w:p w14:paraId="1CADD75D" w14:textId="77777777" w:rsidR="00967B1E" w:rsidRPr="00967B1E" w:rsidRDefault="00967B1E" w:rsidP="00967B1E">
      <w:pPr>
        <w:numPr>
          <w:ilvl w:val="0"/>
          <w:numId w:val="20"/>
        </w:numPr>
        <w:rPr>
          <w:ins w:id="194" w:author="Microsoft Word" w:date="2026-03-30T22:36:00Z" w16du:dateUtc="2026-03-30T17:06:00Z"/>
          <w:sz w:val="24"/>
          <w:szCs w:val="24"/>
        </w:rPr>
      </w:pPr>
      <w:ins w:id="195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172.16.5.10</w:t>
        </w:r>
        <w:r w:rsidRPr="00967B1E">
          <w:rPr>
            <w:sz w:val="24"/>
            <w:szCs w:val="24"/>
          </w:rPr>
          <w:t xml:space="preserve"> → 255.255.0.0 </w:t>
        </w:r>
      </w:ins>
    </w:p>
    <w:p w14:paraId="542BCC7F" w14:textId="77777777" w:rsidR="00967B1E" w:rsidRPr="00967B1E" w:rsidRDefault="00967B1E" w:rsidP="00967B1E">
      <w:pPr>
        <w:numPr>
          <w:ilvl w:val="0"/>
          <w:numId w:val="20"/>
        </w:numPr>
        <w:rPr>
          <w:ins w:id="196" w:author="Microsoft Word" w:date="2026-03-30T22:36:00Z" w16du:dateUtc="2026-03-30T17:06:00Z"/>
          <w:sz w:val="24"/>
          <w:szCs w:val="24"/>
        </w:rPr>
      </w:pPr>
      <w:ins w:id="197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192.168.1.5</w:t>
        </w:r>
        <w:r w:rsidRPr="00967B1E">
          <w:rPr>
            <w:sz w:val="24"/>
            <w:szCs w:val="24"/>
          </w:rPr>
          <w:t xml:space="preserve"> → 255.255.255.0 </w:t>
        </w:r>
      </w:ins>
    </w:p>
    <w:p w14:paraId="2F510971" w14:textId="3EAA2FEC" w:rsidR="00967B1E" w:rsidRPr="00967B1E" w:rsidRDefault="00967B1E" w:rsidP="00967B1E">
      <w:pPr>
        <w:rPr>
          <w:ins w:id="198" w:author="Microsoft Word" w:date="2026-03-30T22:36:00Z" w16du:dateUtc="2026-03-30T17:06:00Z"/>
          <w:sz w:val="24"/>
          <w:szCs w:val="24"/>
        </w:rPr>
      </w:pPr>
    </w:p>
    <w:p w14:paraId="52E3FDB4" w14:textId="77777777" w:rsidR="00967B1E" w:rsidRPr="00967B1E" w:rsidRDefault="00967B1E" w:rsidP="00967B1E">
      <w:pPr>
        <w:rPr>
          <w:ins w:id="199" w:author="Microsoft Word" w:date="2026-03-30T22:36:00Z" w16du:dateUtc="2026-03-30T17:06:00Z"/>
          <w:b/>
          <w:bCs/>
          <w:sz w:val="24"/>
          <w:szCs w:val="24"/>
        </w:rPr>
      </w:pPr>
      <w:ins w:id="200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lastRenderedPageBreak/>
          <w:t>Step 3: Provide the range of IP addresses for each class</w:t>
        </w:r>
      </w:ins>
    </w:p>
    <w:p w14:paraId="0F88D170" w14:textId="77777777" w:rsidR="00967B1E" w:rsidRPr="00967B1E" w:rsidRDefault="00967B1E" w:rsidP="00967B1E">
      <w:pPr>
        <w:numPr>
          <w:ilvl w:val="0"/>
          <w:numId w:val="21"/>
        </w:numPr>
        <w:rPr>
          <w:ins w:id="201" w:author="Microsoft Word" w:date="2026-03-30T22:36:00Z" w16du:dateUtc="2026-03-30T17:06:00Z"/>
          <w:sz w:val="24"/>
          <w:szCs w:val="24"/>
        </w:rPr>
      </w:pPr>
      <w:ins w:id="202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Class A Range:</w:t>
        </w:r>
        <w:r w:rsidRPr="00967B1E">
          <w:rPr>
            <w:sz w:val="24"/>
            <w:szCs w:val="24"/>
          </w:rPr>
          <w:br/>
          <w:t xml:space="preserve">1.0.0.0 to 126.255.255.255 </w:t>
        </w:r>
      </w:ins>
    </w:p>
    <w:p w14:paraId="0ED77082" w14:textId="77777777" w:rsidR="00967B1E" w:rsidRPr="00967B1E" w:rsidRDefault="00967B1E" w:rsidP="00967B1E">
      <w:pPr>
        <w:numPr>
          <w:ilvl w:val="0"/>
          <w:numId w:val="21"/>
        </w:numPr>
        <w:rPr>
          <w:ins w:id="203" w:author="Microsoft Word" w:date="2026-03-30T22:36:00Z" w16du:dateUtc="2026-03-30T17:06:00Z"/>
          <w:sz w:val="24"/>
          <w:szCs w:val="24"/>
        </w:rPr>
      </w:pPr>
      <w:ins w:id="204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Class B Range:</w:t>
        </w:r>
        <w:r w:rsidRPr="00967B1E">
          <w:rPr>
            <w:sz w:val="24"/>
            <w:szCs w:val="24"/>
          </w:rPr>
          <w:br/>
          <w:t xml:space="preserve">128.0.0.0 to 191.255.255.255 </w:t>
        </w:r>
      </w:ins>
    </w:p>
    <w:p w14:paraId="7A03F541" w14:textId="77777777" w:rsidR="00967B1E" w:rsidRPr="00967B1E" w:rsidRDefault="00967B1E" w:rsidP="00967B1E">
      <w:pPr>
        <w:numPr>
          <w:ilvl w:val="0"/>
          <w:numId w:val="21"/>
        </w:numPr>
        <w:rPr>
          <w:ins w:id="205" w:author="Microsoft Word" w:date="2026-03-30T22:36:00Z" w16du:dateUtc="2026-03-30T17:06:00Z"/>
          <w:sz w:val="24"/>
          <w:szCs w:val="24"/>
        </w:rPr>
      </w:pPr>
      <w:ins w:id="206" w:author="Microsoft Word" w:date="2026-03-30T22:36:00Z" w16du:dateUtc="2026-03-30T17:06:00Z">
        <w:r w:rsidRPr="00967B1E">
          <w:rPr>
            <w:b/>
            <w:bCs/>
            <w:sz w:val="24"/>
            <w:szCs w:val="24"/>
          </w:rPr>
          <w:t>Class C Range:</w:t>
        </w:r>
        <w:r w:rsidRPr="00967B1E">
          <w:rPr>
            <w:sz w:val="24"/>
            <w:szCs w:val="24"/>
          </w:rPr>
          <w:br/>
          <w:t xml:space="preserve">192.0.0.0 to 223.255.255.255 </w:t>
        </w:r>
      </w:ins>
    </w:p>
    <w:p w14:paraId="0AD2B6E7" w14:textId="77777777" w:rsidR="00967B1E" w:rsidRPr="00967B1E" w:rsidRDefault="00967B1E" w:rsidP="00967B1E">
      <w:pPr>
        <w:rPr>
          <w:ins w:id="207" w:author="Microsoft Word" w:date="2026-03-30T22:36:00Z" w16du:dateUtc="2026-03-30T17:06:00Z"/>
          <w:vanish/>
          <w:sz w:val="24"/>
          <w:szCs w:val="24"/>
        </w:rPr>
      </w:pPr>
      <w:ins w:id="208" w:author="Microsoft Word" w:date="2026-03-30T22:36:00Z" w16du:dateUtc="2026-03-30T17:06:00Z">
        <w:r w:rsidRPr="00967B1E">
          <w:rPr>
            <w:vanish/>
            <w:sz w:val="24"/>
            <w:szCs w:val="24"/>
          </w:rPr>
          <w:t>Top of Form</w:t>
        </w:r>
      </w:ins>
    </w:p>
    <w:p w14:paraId="50BF7743" w14:textId="77777777" w:rsidR="00967B1E" w:rsidRPr="00967B1E" w:rsidRDefault="00967B1E" w:rsidP="00967B1E">
      <w:pPr>
        <w:rPr>
          <w:ins w:id="209" w:author="Microsoft Word" w:date="2026-03-30T22:36:00Z" w16du:dateUtc="2026-03-30T17:06:00Z"/>
          <w:sz w:val="24"/>
          <w:szCs w:val="24"/>
        </w:rPr>
      </w:pPr>
    </w:p>
    <w:p w14:paraId="5C4F19C8" w14:textId="77777777" w:rsidR="00967B1E" w:rsidRPr="00967B1E" w:rsidRDefault="00967B1E" w:rsidP="00967B1E">
      <w:pPr>
        <w:rPr>
          <w:ins w:id="210" w:author="Microsoft Word" w:date="2026-03-30T22:36:00Z" w16du:dateUtc="2026-03-30T17:06:00Z"/>
          <w:vanish/>
          <w:sz w:val="24"/>
          <w:szCs w:val="24"/>
        </w:rPr>
      </w:pPr>
      <w:ins w:id="211" w:author="Microsoft Word" w:date="2026-03-30T22:36:00Z" w16du:dateUtc="2026-03-30T17:06:00Z">
        <w:r w:rsidRPr="00967B1E">
          <w:rPr>
            <w:vanish/>
            <w:sz w:val="24"/>
            <w:szCs w:val="24"/>
          </w:rPr>
          <w:t>Bottom of Form</w:t>
        </w:r>
      </w:ins>
    </w:p>
    <w:p w14:paraId="55B8FC42" w14:textId="77777777" w:rsidR="004D1C65" w:rsidRPr="00C4549C" w:rsidRDefault="004D1C65" w:rsidP="00C4549C">
      <w:pPr>
        <w:rPr>
          <w:sz w:val="24"/>
          <w:szCs w:val="24"/>
        </w:rPr>
      </w:pPr>
    </w:p>
    <w:p w14:paraId="4F0CF509" w14:textId="77777777" w:rsidR="00B84BC1" w:rsidRPr="00B84BC1" w:rsidRDefault="00B84BC1" w:rsidP="00B84BC1">
      <w:pPr>
        <w:rPr>
          <w:noProof/>
        </w:rPr>
      </w:pPr>
      <w:r>
        <w:rPr>
          <w:sz w:val="32"/>
          <w:szCs w:val="32"/>
        </w:rPr>
        <w:t>QUE7:</w:t>
      </w:r>
      <w:r w:rsidRPr="00B84BC1">
        <w:rPr>
          <w:noProof/>
        </w:rPr>
        <w:t xml:space="preserve"> </w:t>
      </w:r>
      <w:r w:rsidRPr="00B84BC1">
        <w:rPr>
          <w:noProof/>
        </w:rPr>
        <w:t xml:space="preserve">In </w:t>
      </w:r>
      <w:r w:rsidRPr="00B84BC1">
        <w:rPr>
          <w:b/>
          <w:bCs/>
          <w:noProof/>
        </w:rPr>
        <w:t>Cisco Packet Tracer</w:t>
      </w:r>
      <w:r w:rsidRPr="00B84BC1">
        <w:rPr>
          <w:noProof/>
        </w:rPr>
        <w:t xml:space="preserve">, configure NAT on a router to allow internal devices </w:t>
      </w:r>
      <w:r w:rsidRPr="00B84BC1">
        <w:rPr>
          <w:b/>
          <w:bCs/>
          <w:noProof/>
        </w:rPr>
        <w:t>(192.168.1.x)</w:t>
      </w:r>
      <w:r w:rsidRPr="00B84BC1">
        <w:rPr>
          <w:noProof/>
        </w:rPr>
        <w:t xml:space="preserve"> to access the Internet.</w:t>
      </w:r>
    </w:p>
    <w:p w14:paraId="3F21298B" w14:textId="77777777" w:rsidR="00B84BC1" w:rsidRPr="00B84BC1" w:rsidRDefault="00B84BC1" w:rsidP="00B84BC1">
      <w:pPr>
        <w:rPr>
          <w:noProof/>
        </w:rPr>
      </w:pPr>
      <w:r w:rsidRPr="00B84BC1">
        <w:rPr>
          <w:noProof/>
        </w:rPr>
        <w:t>Test connectivity by pinging an external public IP.</w:t>
      </w:r>
    </w:p>
    <w:p w14:paraId="76439A13" w14:textId="77777777" w:rsidR="00B84BC1" w:rsidRPr="00B84BC1" w:rsidRDefault="00B84BC1" w:rsidP="00B84BC1">
      <w:pPr>
        <w:rPr>
          <w:noProof/>
        </w:rPr>
      </w:pPr>
      <w:r w:rsidRPr="00B84BC1">
        <w:rPr>
          <w:noProof/>
        </w:rPr>
        <w:t xml:space="preserve">Capture the traffic in </w:t>
      </w:r>
      <w:r w:rsidRPr="00B84BC1">
        <w:rPr>
          <w:b/>
          <w:bCs/>
          <w:noProof/>
        </w:rPr>
        <w:t>Wireshark</w:t>
      </w:r>
      <w:r w:rsidRPr="00B84BC1">
        <w:rPr>
          <w:noProof/>
        </w:rPr>
        <w:t xml:space="preserve"> and analyze the source IP </w:t>
      </w:r>
      <w:r w:rsidRPr="00B84BC1">
        <w:rPr>
          <w:b/>
          <w:bCs/>
          <w:noProof/>
        </w:rPr>
        <w:t>before and after NAT translation</w:t>
      </w:r>
      <w:r w:rsidRPr="00B84BC1">
        <w:rPr>
          <w:noProof/>
        </w:rPr>
        <w:t>.</w:t>
      </w:r>
    </w:p>
    <w:p w14:paraId="7B98BEF5" w14:textId="1A7AD047" w:rsidR="006111CE" w:rsidRDefault="00B84BC1">
      <w:pPr>
        <w:rPr>
          <w:sz w:val="32"/>
          <w:szCs w:val="32"/>
        </w:rPr>
      </w:pPr>
      <w:r w:rsidRPr="00B84BC1">
        <w:rPr>
          <w:sz w:val="32"/>
          <w:szCs w:val="32"/>
        </w:rPr>
        <w:drawing>
          <wp:inline distT="0" distB="0" distL="0" distR="0" wp14:anchorId="1DC9AA0B" wp14:editId="41918972">
            <wp:extent cx="3429000" cy="3175985"/>
            <wp:effectExtent l="0" t="0" r="0" b="5715"/>
            <wp:docPr id="59914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1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5409" cy="31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7A69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Step 1 — Create the Topology</w:t>
      </w:r>
    </w:p>
    <w:p w14:paraId="38B8195D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Place devices</w:t>
      </w:r>
    </w:p>
    <w:p w14:paraId="09B1CB25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>Drag:</w:t>
      </w:r>
    </w:p>
    <w:p w14:paraId="04CB136D" w14:textId="77777777" w:rsidR="00B84BC1" w:rsidRPr="00B84BC1" w:rsidRDefault="00B84BC1" w:rsidP="00B84BC1">
      <w:pPr>
        <w:numPr>
          <w:ilvl w:val="0"/>
          <w:numId w:val="23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Router 2811 </w:t>
      </w:r>
    </w:p>
    <w:p w14:paraId="7DB4ECEC" w14:textId="77777777" w:rsidR="00B84BC1" w:rsidRPr="00B84BC1" w:rsidRDefault="00B84BC1" w:rsidP="00B84BC1">
      <w:pPr>
        <w:numPr>
          <w:ilvl w:val="0"/>
          <w:numId w:val="23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Switch 2960 </w:t>
      </w:r>
    </w:p>
    <w:p w14:paraId="20F22002" w14:textId="77777777" w:rsidR="00B84BC1" w:rsidRPr="00B84BC1" w:rsidRDefault="00B84BC1" w:rsidP="00B84BC1">
      <w:pPr>
        <w:numPr>
          <w:ilvl w:val="0"/>
          <w:numId w:val="23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PC0, PC1 </w:t>
      </w:r>
    </w:p>
    <w:p w14:paraId="03C2B363" w14:textId="77777777" w:rsidR="00B84BC1" w:rsidRPr="00B84BC1" w:rsidRDefault="00B84BC1" w:rsidP="00B84BC1">
      <w:pPr>
        <w:numPr>
          <w:ilvl w:val="0"/>
          <w:numId w:val="23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Server </w:t>
      </w:r>
    </w:p>
    <w:p w14:paraId="5F689B74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lastRenderedPageBreak/>
        <w:t>Cabling (Copper Straight-Through)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343"/>
      </w:tblGrid>
      <w:tr w:rsidR="00B84BC1" w:rsidRPr="00B84BC1" w14:paraId="22056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09DB6" w14:textId="77777777" w:rsidR="00B84BC1" w:rsidRPr="00B84BC1" w:rsidRDefault="00B84BC1" w:rsidP="00B84BC1">
            <w:pPr>
              <w:rPr>
                <w:b/>
                <w:bCs/>
                <w:sz w:val="24"/>
                <w:szCs w:val="24"/>
              </w:rPr>
            </w:pPr>
            <w:r w:rsidRPr="00B84BC1">
              <w:rPr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D4F3086" w14:textId="77777777" w:rsidR="00B84BC1" w:rsidRPr="00B84BC1" w:rsidRDefault="00B84BC1" w:rsidP="00B84BC1">
            <w:pPr>
              <w:rPr>
                <w:b/>
                <w:bCs/>
                <w:sz w:val="24"/>
                <w:szCs w:val="24"/>
              </w:rPr>
            </w:pPr>
            <w:r w:rsidRPr="00B84BC1">
              <w:rPr>
                <w:b/>
                <w:bCs/>
                <w:sz w:val="24"/>
                <w:szCs w:val="24"/>
              </w:rPr>
              <w:t>To</w:t>
            </w:r>
          </w:p>
        </w:tc>
      </w:tr>
      <w:tr w:rsidR="00B84BC1" w:rsidRPr="00B84BC1" w14:paraId="36044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5D32" w14:textId="77777777" w:rsidR="00B84BC1" w:rsidRPr="00B84BC1" w:rsidRDefault="00B84BC1" w:rsidP="00B84BC1">
            <w:pPr>
              <w:rPr>
                <w:sz w:val="24"/>
                <w:szCs w:val="24"/>
              </w:rPr>
            </w:pPr>
            <w:r w:rsidRPr="00B84BC1">
              <w:rPr>
                <w:sz w:val="24"/>
                <w:szCs w:val="24"/>
              </w:rPr>
              <w:t>PC0 Fa0</w:t>
            </w:r>
          </w:p>
        </w:tc>
        <w:tc>
          <w:tcPr>
            <w:tcW w:w="0" w:type="auto"/>
            <w:vAlign w:val="center"/>
            <w:hideMark/>
          </w:tcPr>
          <w:p w14:paraId="6BC314DD" w14:textId="77777777" w:rsidR="00B84BC1" w:rsidRPr="00B84BC1" w:rsidRDefault="00B84BC1" w:rsidP="00B84BC1">
            <w:pPr>
              <w:rPr>
                <w:sz w:val="24"/>
                <w:szCs w:val="24"/>
              </w:rPr>
            </w:pPr>
            <w:r w:rsidRPr="00B84BC1">
              <w:rPr>
                <w:sz w:val="24"/>
                <w:szCs w:val="24"/>
              </w:rPr>
              <w:t>Switch Fa0/1</w:t>
            </w:r>
          </w:p>
        </w:tc>
      </w:tr>
      <w:tr w:rsidR="00B84BC1" w:rsidRPr="00B84BC1" w14:paraId="23C15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315F" w14:textId="77777777" w:rsidR="00B84BC1" w:rsidRPr="00B84BC1" w:rsidRDefault="00B84BC1" w:rsidP="00B84BC1">
            <w:pPr>
              <w:rPr>
                <w:sz w:val="24"/>
                <w:szCs w:val="24"/>
              </w:rPr>
            </w:pPr>
            <w:r w:rsidRPr="00B84BC1">
              <w:rPr>
                <w:sz w:val="24"/>
                <w:szCs w:val="24"/>
              </w:rPr>
              <w:t>PC1 Fa0</w:t>
            </w:r>
          </w:p>
        </w:tc>
        <w:tc>
          <w:tcPr>
            <w:tcW w:w="0" w:type="auto"/>
            <w:vAlign w:val="center"/>
            <w:hideMark/>
          </w:tcPr>
          <w:p w14:paraId="0C4DE7C6" w14:textId="77777777" w:rsidR="00B84BC1" w:rsidRPr="00B84BC1" w:rsidRDefault="00B84BC1" w:rsidP="00B84BC1">
            <w:pPr>
              <w:rPr>
                <w:sz w:val="24"/>
                <w:szCs w:val="24"/>
              </w:rPr>
            </w:pPr>
            <w:r w:rsidRPr="00B84BC1">
              <w:rPr>
                <w:sz w:val="24"/>
                <w:szCs w:val="24"/>
              </w:rPr>
              <w:t>Switch Fa0/2</w:t>
            </w:r>
          </w:p>
        </w:tc>
      </w:tr>
      <w:tr w:rsidR="00B84BC1" w:rsidRPr="00B84BC1" w14:paraId="11B5C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E816" w14:textId="77777777" w:rsidR="00B84BC1" w:rsidRPr="00B84BC1" w:rsidRDefault="00B84BC1" w:rsidP="00B84BC1">
            <w:pPr>
              <w:rPr>
                <w:sz w:val="24"/>
                <w:szCs w:val="24"/>
              </w:rPr>
            </w:pPr>
            <w:r w:rsidRPr="00B84BC1">
              <w:rPr>
                <w:sz w:val="24"/>
                <w:szCs w:val="24"/>
              </w:rPr>
              <w:t>Switch Fa0/24</w:t>
            </w:r>
          </w:p>
        </w:tc>
        <w:tc>
          <w:tcPr>
            <w:tcW w:w="0" w:type="auto"/>
            <w:vAlign w:val="center"/>
            <w:hideMark/>
          </w:tcPr>
          <w:p w14:paraId="4B157852" w14:textId="77777777" w:rsidR="00B84BC1" w:rsidRPr="00B84BC1" w:rsidRDefault="00B84BC1" w:rsidP="00B84BC1">
            <w:pPr>
              <w:rPr>
                <w:sz w:val="24"/>
                <w:szCs w:val="24"/>
              </w:rPr>
            </w:pPr>
            <w:r w:rsidRPr="00B84BC1">
              <w:rPr>
                <w:sz w:val="24"/>
                <w:szCs w:val="24"/>
              </w:rPr>
              <w:t>Router Fa0/0</w:t>
            </w:r>
          </w:p>
        </w:tc>
      </w:tr>
      <w:tr w:rsidR="00B84BC1" w:rsidRPr="00B84BC1" w14:paraId="49197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F2CF" w14:textId="77777777" w:rsidR="00B84BC1" w:rsidRPr="00B84BC1" w:rsidRDefault="00B84BC1" w:rsidP="00B84BC1">
            <w:pPr>
              <w:rPr>
                <w:sz w:val="24"/>
                <w:szCs w:val="24"/>
              </w:rPr>
            </w:pPr>
            <w:r w:rsidRPr="00B84BC1">
              <w:rPr>
                <w:sz w:val="24"/>
                <w:szCs w:val="24"/>
              </w:rPr>
              <w:t>Router Fa0/1</w:t>
            </w:r>
          </w:p>
        </w:tc>
        <w:tc>
          <w:tcPr>
            <w:tcW w:w="0" w:type="auto"/>
            <w:vAlign w:val="center"/>
            <w:hideMark/>
          </w:tcPr>
          <w:p w14:paraId="5BB1A525" w14:textId="77777777" w:rsidR="00B84BC1" w:rsidRPr="00B84BC1" w:rsidRDefault="00B84BC1" w:rsidP="00B84BC1">
            <w:pPr>
              <w:rPr>
                <w:sz w:val="24"/>
                <w:szCs w:val="24"/>
              </w:rPr>
            </w:pPr>
            <w:r w:rsidRPr="00B84BC1">
              <w:rPr>
                <w:sz w:val="24"/>
                <w:szCs w:val="24"/>
              </w:rPr>
              <w:t>Server Fa0</w:t>
            </w:r>
          </w:p>
        </w:tc>
      </w:tr>
    </w:tbl>
    <w:p w14:paraId="708DA618" w14:textId="130B8AC0" w:rsidR="00B84BC1" w:rsidRPr="00B84BC1" w:rsidRDefault="00B84BC1" w:rsidP="00B84BC1">
      <w:pPr>
        <w:rPr>
          <w:sz w:val="24"/>
          <w:szCs w:val="24"/>
        </w:rPr>
      </w:pPr>
    </w:p>
    <w:p w14:paraId="0529E7AD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Step 2 — Assign IP to PCs</w:t>
      </w:r>
    </w:p>
    <w:p w14:paraId="33A97C30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PC0</w:t>
      </w:r>
    </w:p>
    <w:p w14:paraId="080E1AF4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>Desktop → IP Config</w:t>
      </w:r>
    </w:p>
    <w:p w14:paraId="202CAA21" w14:textId="77777777" w:rsidR="00B84BC1" w:rsidRPr="00B84BC1" w:rsidRDefault="00B84BC1" w:rsidP="00B84BC1">
      <w:pPr>
        <w:numPr>
          <w:ilvl w:val="0"/>
          <w:numId w:val="24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IP: 192.168.1.10 </w:t>
      </w:r>
    </w:p>
    <w:p w14:paraId="6C878343" w14:textId="77777777" w:rsidR="00B84BC1" w:rsidRPr="00B84BC1" w:rsidRDefault="00B84BC1" w:rsidP="00B84BC1">
      <w:pPr>
        <w:numPr>
          <w:ilvl w:val="0"/>
          <w:numId w:val="24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Mask: 255.255.255.0 </w:t>
      </w:r>
    </w:p>
    <w:p w14:paraId="25C381ED" w14:textId="77777777" w:rsidR="00B84BC1" w:rsidRPr="00B84BC1" w:rsidRDefault="00B84BC1" w:rsidP="00B84BC1">
      <w:pPr>
        <w:numPr>
          <w:ilvl w:val="0"/>
          <w:numId w:val="24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Gateway: 192.168.1.1 </w:t>
      </w:r>
    </w:p>
    <w:p w14:paraId="585C19D1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PC1</w:t>
      </w:r>
    </w:p>
    <w:p w14:paraId="60575405" w14:textId="77777777" w:rsidR="00B84BC1" w:rsidRPr="00B84BC1" w:rsidRDefault="00B84BC1" w:rsidP="00B84BC1">
      <w:pPr>
        <w:numPr>
          <w:ilvl w:val="0"/>
          <w:numId w:val="25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IP: 192.168.1.11 </w:t>
      </w:r>
    </w:p>
    <w:p w14:paraId="113F2FA4" w14:textId="77777777" w:rsidR="00B84BC1" w:rsidRPr="00B84BC1" w:rsidRDefault="00B84BC1" w:rsidP="00B84BC1">
      <w:pPr>
        <w:numPr>
          <w:ilvl w:val="0"/>
          <w:numId w:val="25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Mask: 255.255.255.0 </w:t>
      </w:r>
    </w:p>
    <w:p w14:paraId="401368AA" w14:textId="77777777" w:rsidR="00B84BC1" w:rsidRPr="00B84BC1" w:rsidRDefault="00B84BC1" w:rsidP="00B84BC1">
      <w:pPr>
        <w:numPr>
          <w:ilvl w:val="0"/>
          <w:numId w:val="25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Gateway: 192.168.1.1 </w:t>
      </w:r>
    </w:p>
    <w:p w14:paraId="43A3238A" w14:textId="4F9B474F" w:rsidR="00B84BC1" w:rsidRPr="00B84BC1" w:rsidRDefault="00B84BC1" w:rsidP="00B84BC1">
      <w:pPr>
        <w:rPr>
          <w:sz w:val="24"/>
          <w:szCs w:val="24"/>
        </w:rPr>
      </w:pPr>
    </w:p>
    <w:p w14:paraId="6497408B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Step 3 — Configure Server (Internet)</w:t>
      </w:r>
    </w:p>
    <w:p w14:paraId="1994056A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>On Server → Desktop → IP Config</w:t>
      </w:r>
    </w:p>
    <w:p w14:paraId="5EA08315" w14:textId="77777777" w:rsidR="00B84BC1" w:rsidRPr="00B84BC1" w:rsidRDefault="00B84BC1" w:rsidP="00B84BC1">
      <w:pPr>
        <w:numPr>
          <w:ilvl w:val="0"/>
          <w:numId w:val="26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IP: 200.0.0.2 </w:t>
      </w:r>
    </w:p>
    <w:p w14:paraId="4ED192B9" w14:textId="77777777" w:rsidR="00B84BC1" w:rsidRPr="00B84BC1" w:rsidRDefault="00B84BC1" w:rsidP="00B84BC1">
      <w:pPr>
        <w:numPr>
          <w:ilvl w:val="0"/>
          <w:numId w:val="26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Mask: 255.255.255.0 </w:t>
      </w:r>
    </w:p>
    <w:p w14:paraId="58F691BB" w14:textId="77777777" w:rsidR="00B84BC1" w:rsidRPr="00B84BC1" w:rsidRDefault="00B84BC1" w:rsidP="00B84BC1">
      <w:pPr>
        <w:numPr>
          <w:ilvl w:val="0"/>
          <w:numId w:val="26"/>
        </w:numPr>
        <w:rPr>
          <w:sz w:val="24"/>
          <w:szCs w:val="24"/>
        </w:rPr>
      </w:pPr>
      <w:r w:rsidRPr="00B84BC1">
        <w:rPr>
          <w:sz w:val="24"/>
          <w:szCs w:val="24"/>
        </w:rPr>
        <w:t xml:space="preserve">Gateway: 200.0.0.1 </w:t>
      </w:r>
    </w:p>
    <w:p w14:paraId="06419A90" w14:textId="3A64FF19" w:rsidR="00B84BC1" w:rsidRPr="00B84BC1" w:rsidRDefault="00B84BC1" w:rsidP="00B84BC1">
      <w:pPr>
        <w:rPr>
          <w:sz w:val="24"/>
          <w:szCs w:val="24"/>
        </w:rPr>
      </w:pPr>
    </w:p>
    <w:p w14:paraId="1DD341CF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Step 4 — Configure Router Interfaces</w:t>
      </w:r>
    </w:p>
    <w:p w14:paraId="4C905E37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 xml:space="preserve">Open CLI on </w:t>
      </w:r>
      <w:r w:rsidRPr="00B84BC1">
        <w:rPr>
          <w:b/>
          <w:bCs/>
          <w:sz w:val="24"/>
          <w:szCs w:val="24"/>
        </w:rPr>
        <w:t>Cisco 2811</w:t>
      </w:r>
    </w:p>
    <w:p w14:paraId="597B50C6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>enable</w:t>
      </w:r>
      <w:r w:rsidRPr="00B84BC1">
        <w:rPr>
          <w:sz w:val="24"/>
          <w:szCs w:val="24"/>
        </w:rPr>
        <w:br/>
        <w:t>configure terminal</w:t>
      </w:r>
      <w:r w:rsidRPr="00B84BC1">
        <w:rPr>
          <w:sz w:val="24"/>
          <w:szCs w:val="24"/>
        </w:rPr>
        <w:br/>
      </w:r>
      <w:r w:rsidRPr="00B84BC1">
        <w:rPr>
          <w:sz w:val="24"/>
          <w:szCs w:val="24"/>
        </w:rPr>
        <w:br/>
        <w:t>interface fa0/0</w:t>
      </w:r>
      <w:r w:rsidRPr="00B84BC1">
        <w:rPr>
          <w:sz w:val="24"/>
          <w:szCs w:val="24"/>
        </w:rPr>
        <w:br/>
      </w:r>
      <w:proofErr w:type="spellStart"/>
      <w:r w:rsidRPr="00B84BC1">
        <w:rPr>
          <w:sz w:val="24"/>
          <w:szCs w:val="24"/>
        </w:rPr>
        <w:lastRenderedPageBreak/>
        <w:t>ip</w:t>
      </w:r>
      <w:proofErr w:type="spellEnd"/>
      <w:r w:rsidRPr="00B84BC1">
        <w:rPr>
          <w:sz w:val="24"/>
          <w:szCs w:val="24"/>
        </w:rPr>
        <w:t xml:space="preserve"> address 192.168.1.1 255.255.255.0</w:t>
      </w:r>
      <w:r w:rsidRPr="00B84BC1">
        <w:rPr>
          <w:sz w:val="24"/>
          <w:szCs w:val="24"/>
        </w:rPr>
        <w:br/>
        <w:t>no shutdown</w:t>
      </w:r>
      <w:r w:rsidRPr="00B84BC1">
        <w:rPr>
          <w:sz w:val="24"/>
          <w:szCs w:val="24"/>
        </w:rPr>
        <w:br/>
      </w:r>
      <w:proofErr w:type="spellStart"/>
      <w:r w:rsidRPr="00B84BC1">
        <w:rPr>
          <w:sz w:val="24"/>
          <w:szCs w:val="24"/>
        </w:rPr>
        <w:t>ip</w:t>
      </w:r>
      <w:proofErr w:type="spellEnd"/>
      <w:r w:rsidRPr="00B84BC1">
        <w:rPr>
          <w:sz w:val="24"/>
          <w:szCs w:val="24"/>
        </w:rPr>
        <w:t xml:space="preserve"> </w:t>
      </w:r>
      <w:proofErr w:type="spellStart"/>
      <w:r w:rsidRPr="00B84BC1">
        <w:rPr>
          <w:sz w:val="24"/>
          <w:szCs w:val="24"/>
        </w:rPr>
        <w:t>nat</w:t>
      </w:r>
      <w:proofErr w:type="spellEnd"/>
      <w:r w:rsidRPr="00B84BC1">
        <w:rPr>
          <w:sz w:val="24"/>
          <w:szCs w:val="24"/>
        </w:rPr>
        <w:t xml:space="preserve"> inside</w:t>
      </w:r>
      <w:r w:rsidRPr="00B84BC1">
        <w:rPr>
          <w:sz w:val="24"/>
          <w:szCs w:val="24"/>
        </w:rPr>
        <w:br/>
        <w:t>exit</w:t>
      </w:r>
      <w:r w:rsidRPr="00B84BC1">
        <w:rPr>
          <w:sz w:val="24"/>
          <w:szCs w:val="24"/>
        </w:rPr>
        <w:br/>
      </w:r>
      <w:r w:rsidRPr="00B84BC1">
        <w:rPr>
          <w:sz w:val="24"/>
          <w:szCs w:val="24"/>
        </w:rPr>
        <w:br/>
        <w:t>interface fa0/1</w:t>
      </w:r>
      <w:r w:rsidRPr="00B84BC1">
        <w:rPr>
          <w:sz w:val="24"/>
          <w:szCs w:val="24"/>
        </w:rPr>
        <w:br/>
      </w:r>
      <w:proofErr w:type="spellStart"/>
      <w:r w:rsidRPr="00B84BC1">
        <w:rPr>
          <w:sz w:val="24"/>
          <w:szCs w:val="24"/>
        </w:rPr>
        <w:t>ip</w:t>
      </w:r>
      <w:proofErr w:type="spellEnd"/>
      <w:r w:rsidRPr="00B84BC1">
        <w:rPr>
          <w:sz w:val="24"/>
          <w:szCs w:val="24"/>
        </w:rPr>
        <w:t xml:space="preserve"> address 200.0.0.1 255.255.255.0</w:t>
      </w:r>
      <w:r w:rsidRPr="00B84BC1">
        <w:rPr>
          <w:sz w:val="24"/>
          <w:szCs w:val="24"/>
        </w:rPr>
        <w:br/>
        <w:t>no shutdown</w:t>
      </w:r>
      <w:r w:rsidRPr="00B84BC1">
        <w:rPr>
          <w:sz w:val="24"/>
          <w:szCs w:val="24"/>
        </w:rPr>
        <w:br/>
      </w:r>
      <w:proofErr w:type="spellStart"/>
      <w:r w:rsidRPr="00B84BC1">
        <w:rPr>
          <w:sz w:val="24"/>
          <w:szCs w:val="24"/>
        </w:rPr>
        <w:t>ip</w:t>
      </w:r>
      <w:proofErr w:type="spellEnd"/>
      <w:r w:rsidRPr="00B84BC1">
        <w:rPr>
          <w:sz w:val="24"/>
          <w:szCs w:val="24"/>
        </w:rPr>
        <w:t xml:space="preserve"> </w:t>
      </w:r>
      <w:proofErr w:type="spellStart"/>
      <w:r w:rsidRPr="00B84BC1">
        <w:rPr>
          <w:sz w:val="24"/>
          <w:szCs w:val="24"/>
        </w:rPr>
        <w:t>nat</w:t>
      </w:r>
      <w:proofErr w:type="spellEnd"/>
      <w:r w:rsidRPr="00B84BC1">
        <w:rPr>
          <w:sz w:val="24"/>
          <w:szCs w:val="24"/>
        </w:rPr>
        <w:t xml:space="preserve"> outside</w:t>
      </w:r>
      <w:r w:rsidRPr="00B84BC1">
        <w:rPr>
          <w:sz w:val="24"/>
          <w:szCs w:val="24"/>
        </w:rPr>
        <w:br/>
        <w:t>exit</w:t>
      </w:r>
    </w:p>
    <w:p w14:paraId="6AD6B23D" w14:textId="3CD6B48D" w:rsidR="00B84BC1" w:rsidRPr="00B84BC1" w:rsidRDefault="00B84BC1" w:rsidP="00B84BC1">
      <w:pPr>
        <w:rPr>
          <w:sz w:val="24"/>
          <w:szCs w:val="24"/>
        </w:rPr>
      </w:pPr>
    </w:p>
    <w:p w14:paraId="4980C718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Step 5 — Create ACL for Internal Network</w:t>
      </w:r>
    </w:p>
    <w:p w14:paraId="6C62C426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>access-list 1 permit 192.168.1.0 0.0.0.255</w:t>
      </w:r>
    </w:p>
    <w:p w14:paraId="240BDD3E" w14:textId="13D96608" w:rsidR="00B84BC1" w:rsidRPr="00B84BC1" w:rsidRDefault="00B84BC1" w:rsidP="00B84BC1">
      <w:pPr>
        <w:rPr>
          <w:sz w:val="24"/>
          <w:szCs w:val="24"/>
        </w:rPr>
      </w:pPr>
    </w:p>
    <w:p w14:paraId="76335BAD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Step 6 — Configure NAT (PAT / Overload)</w:t>
      </w:r>
    </w:p>
    <w:p w14:paraId="2B50F8FB" w14:textId="77777777" w:rsidR="00B84BC1" w:rsidRPr="00B84BC1" w:rsidRDefault="00B84BC1" w:rsidP="00B84BC1">
      <w:pPr>
        <w:rPr>
          <w:sz w:val="24"/>
          <w:szCs w:val="24"/>
        </w:rPr>
      </w:pPr>
      <w:proofErr w:type="spellStart"/>
      <w:r w:rsidRPr="00B84BC1">
        <w:rPr>
          <w:sz w:val="24"/>
          <w:szCs w:val="24"/>
        </w:rPr>
        <w:t>ip</w:t>
      </w:r>
      <w:proofErr w:type="spellEnd"/>
      <w:r w:rsidRPr="00B84BC1">
        <w:rPr>
          <w:sz w:val="24"/>
          <w:szCs w:val="24"/>
        </w:rPr>
        <w:t xml:space="preserve"> </w:t>
      </w:r>
      <w:proofErr w:type="spellStart"/>
      <w:r w:rsidRPr="00B84BC1">
        <w:rPr>
          <w:sz w:val="24"/>
          <w:szCs w:val="24"/>
        </w:rPr>
        <w:t>nat</w:t>
      </w:r>
      <w:proofErr w:type="spellEnd"/>
      <w:r w:rsidRPr="00B84BC1">
        <w:rPr>
          <w:sz w:val="24"/>
          <w:szCs w:val="24"/>
        </w:rPr>
        <w:t xml:space="preserve"> inside source list 1 interface fa0/1 overload</w:t>
      </w:r>
    </w:p>
    <w:p w14:paraId="5C6C75D8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 xml:space="preserve">Both PCs will share </w:t>
      </w:r>
      <w:r w:rsidRPr="00B84BC1">
        <w:rPr>
          <w:b/>
          <w:bCs/>
          <w:sz w:val="24"/>
          <w:szCs w:val="24"/>
        </w:rPr>
        <w:t>200.0.0.1</w:t>
      </w:r>
      <w:r w:rsidRPr="00B84BC1">
        <w:rPr>
          <w:sz w:val="24"/>
          <w:szCs w:val="24"/>
        </w:rPr>
        <w:t>.</w:t>
      </w:r>
    </w:p>
    <w:p w14:paraId="47F1D64E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pict w14:anchorId="259094D4">
          <v:rect id="_x0000_i1078" style="width:0;height:1.5pt" o:hralign="center" o:hrstd="t" o:hr="t" fillcolor="#a0a0a0" stroked="f"/>
        </w:pict>
      </w:r>
    </w:p>
    <w:p w14:paraId="23B74B53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Step 7 — Add Default Route</w:t>
      </w:r>
    </w:p>
    <w:p w14:paraId="49D17296" w14:textId="77777777" w:rsidR="00B84BC1" w:rsidRPr="00B84BC1" w:rsidRDefault="00B84BC1" w:rsidP="00B84BC1">
      <w:pPr>
        <w:rPr>
          <w:sz w:val="24"/>
          <w:szCs w:val="24"/>
        </w:rPr>
      </w:pPr>
      <w:proofErr w:type="spellStart"/>
      <w:r w:rsidRPr="00B84BC1">
        <w:rPr>
          <w:sz w:val="24"/>
          <w:szCs w:val="24"/>
        </w:rPr>
        <w:t>ip</w:t>
      </w:r>
      <w:proofErr w:type="spellEnd"/>
      <w:r w:rsidRPr="00B84BC1">
        <w:rPr>
          <w:sz w:val="24"/>
          <w:szCs w:val="24"/>
        </w:rPr>
        <w:t xml:space="preserve"> route 0.0.0.0 0.0.0.0 200.0.0.2</w:t>
      </w:r>
    </w:p>
    <w:p w14:paraId="0325D09E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pict w14:anchorId="36AA5FB5">
          <v:rect id="_x0000_i1079" style="width:0;height:1.5pt" o:hralign="center" o:hrstd="t" o:hr="t" fillcolor="#a0a0a0" stroked="f"/>
        </w:pict>
      </w:r>
    </w:p>
    <w:p w14:paraId="5CC0F4FE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Step 8 — Test Connectivity</w:t>
      </w:r>
    </w:p>
    <w:p w14:paraId="7183ABEF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 xml:space="preserve">From </w:t>
      </w:r>
      <w:r w:rsidRPr="00B84BC1">
        <w:rPr>
          <w:b/>
          <w:bCs/>
          <w:sz w:val="24"/>
          <w:szCs w:val="24"/>
        </w:rPr>
        <w:t>PC0</w:t>
      </w:r>
      <w:r w:rsidRPr="00B84BC1">
        <w:rPr>
          <w:sz w:val="24"/>
          <w:szCs w:val="24"/>
        </w:rPr>
        <w:t xml:space="preserve"> and </w:t>
      </w:r>
      <w:r w:rsidRPr="00B84BC1">
        <w:rPr>
          <w:b/>
          <w:bCs/>
          <w:sz w:val="24"/>
          <w:szCs w:val="24"/>
        </w:rPr>
        <w:t>PC1</w:t>
      </w:r>
      <w:r w:rsidRPr="00B84BC1">
        <w:rPr>
          <w:sz w:val="24"/>
          <w:szCs w:val="24"/>
        </w:rPr>
        <w:t xml:space="preserve"> command prompt:</w:t>
      </w:r>
    </w:p>
    <w:p w14:paraId="6367E3BD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>ping 200.0.0.2</w:t>
      </w:r>
    </w:p>
    <w:p w14:paraId="2398A380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>Both should reply.</w:t>
      </w:r>
    </w:p>
    <w:p w14:paraId="31C5372C" w14:textId="77777777" w:rsidR="00B84BC1" w:rsidRP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pict w14:anchorId="412682AA">
          <v:rect id="_x0000_i1080" style="width:0;height:1.5pt" o:hralign="center" o:hrstd="t" o:hr="t" fillcolor="#a0a0a0" stroked="f"/>
        </w:pict>
      </w:r>
    </w:p>
    <w:p w14:paraId="75E26C5F" w14:textId="77777777" w:rsidR="00B84BC1" w:rsidRPr="00B84BC1" w:rsidRDefault="00B84BC1" w:rsidP="00B84BC1">
      <w:pPr>
        <w:rPr>
          <w:b/>
          <w:bCs/>
          <w:sz w:val="24"/>
          <w:szCs w:val="24"/>
        </w:rPr>
      </w:pPr>
      <w:r w:rsidRPr="00B84BC1">
        <w:rPr>
          <w:b/>
          <w:bCs/>
          <w:sz w:val="24"/>
          <w:szCs w:val="24"/>
        </w:rPr>
        <w:t>Step 9 — Verify NAT on Router</w:t>
      </w:r>
    </w:p>
    <w:p w14:paraId="0A646D1B" w14:textId="77777777" w:rsidR="00B84BC1" w:rsidRDefault="00B84BC1" w:rsidP="00B84BC1">
      <w:pPr>
        <w:rPr>
          <w:sz w:val="24"/>
          <w:szCs w:val="24"/>
        </w:rPr>
      </w:pPr>
      <w:r w:rsidRPr="00B84BC1">
        <w:rPr>
          <w:sz w:val="24"/>
          <w:szCs w:val="24"/>
        </w:rPr>
        <w:t xml:space="preserve">show </w:t>
      </w:r>
      <w:proofErr w:type="spellStart"/>
      <w:r w:rsidRPr="00B84BC1">
        <w:rPr>
          <w:sz w:val="24"/>
          <w:szCs w:val="24"/>
        </w:rPr>
        <w:t>ip</w:t>
      </w:r>
      <w:proofErr w:type="spellEnd"/>
      <w:r w:rsidRPr="00B84BC1">
        <w:rPr>
          <w:sz w:val="24"/>
          <w:szCs w:val="24"/>
        </w:rPr>
        <w:t xml:space="preserve"> </w:t>
      </w:r>
      <w:proofErr w:type="spellStart"/>
      <w:r w:rsidRPr="00B84BC1">
        <w:rPr>
          <w:sz w:val="24"/>
          <w:szCs w:val="24"/>
        </w:rPr>
        <w:t>nat</w:t>
      </w:r>
      <w:proofErr w:type="spellEnd"/>
      <w:r w:rsidRPr="00B84BC1">
        <w:rPr>
          <w:sz w:val="24"/>
          <w:szCs w:val="24"/>
        </w:rPr>
        <w:t xml:space="preserve"> translations</w:t>
      </w:r>
    </w:p>
    <w:p w14:paraId="109A821A" w14:textId="77777777" w:rsidR="007C08B2" w:rsidRDefault="007C08B2" w:rsidP="00B84BC1">
      <w:pPr>
        <w:rPr>
          <w:sz w:val="24"/>
          <w:szCs w:val="24"/>
        </w:rPr>
      </w:pPr>
    </w:p>
    <w:p w14:paraId="7E738C07" w14:textId="07602D9C" w:rsidR="007C08B2" w:rsidRDefault="007C08B2" w:rsidP="00B84BC1">
      <w:pPr>
        <w:rPr>
          <w:sz w:val="24"/>
          <w:szCs w:val="24"/>
        </w:rPr>
      </w:pPr>
      <w:r w:rsidRPr="007C08B2">
        <w:rPr>
          <w:sz w:val="24"/>
          <w:szCs w:val="24"/>
        </w:rPr>
        <w:lastRenderedPageBreak/>
        <w:drawing>
          <wp:inline distT="0" distB="0" distL="0" distR="0" wp14:anchorId="0FC26DAD" wp14:editId="1E486B8E">
            <wp:extent cx="3920603" cy="3149600"/>
            <wp:effectExtent l="0" t="0" r="3810" b="0"/>
            <wp:docPr id="194064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0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2453" cy="31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DDA5" w14:textId="77777777" w:rsidR="007C08B2" w:rsidRDefault="007C08B2" w:rsidP="00B84BC1">
      <w:pPr>
        <w:rPr>
          <w:sz w:val="24"/>
          <w:szCs w:val="24"/>
        </w:rPr>
      </w:pPr>
    </w:p>
    <w:p w14:paraId="326632A7" w14:textId="4F4FCFB6" w:rsidR="007C08B2" w:rsidRPr="00B84BC1" w:rsidRDefault="007C08B2" w:rsidP="00B84BC1">
      <w:pPr>
        <w:rPr>
          <w:sz w:val="24"/>
          <w:szCs w:val="24"/>
        </w:rPr>
      </w:pPr>
    </w:p>
    <w:p w14:paraId="0B780C2D" w14:textId="77777777" w:rsidR="00B84BC1" w:rsidRPr="00716CCC" w:rsidRDefault="00B84BC1">
      <w:pPr>
        <w:rPr>
          <w:sz w:val="32"/>
          <w:szCs w:val="32"/>
        </w:rPr>
      </w:pPr>
    </w:p>
    <w:sectPr w:rsidR="00B84BC1" w:rsidRPr="0071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0F0F"/>
    <w:multiLevelType w:val="multilevel"/>
    <w:tmpl w:val="AB4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072A"/>
    <w:multiLevelType w:val="multilevel"/>
    <w:tmpl w:val="FE7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73CB"/>
    <w:multiLevelType w:val="multilevel"/>
    <w:tmpl w:val="06D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82C0C"/>
    <w:multiLevelType w:val="multilevel"/>
    <w:tmpl w:val="125A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A16FA"/>
    <w:multiLevelType w:val="multilevel"/>
    <w:tmpl w:val="58EA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2851"/>
    <w:multiLevelType w:val="multilevel"/>
    <w:tmpl w:val="A5B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651D8"/>
    <w:multiLevelType w:val="multilevel"/>
    <w:tmpl w:val="132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D0C5D"/>
    <w:multiLevelType w:val="multilevel"/>
    <w:tmpl w:val="16C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57E96"/>
    <w:multiLevelType w:val="multilevel"/>
    <w:tmpl w:val="1CD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E6584"/>
    <w:multiLevelType w:val="multilevel"/>
    <w:tmpl w:val="AF5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A227B"/>
    <w:multiLevelType w:val="multilevel"/>
    <w:tmpl w:val="12D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B00A0"/>
    <w:multiLevelType w:val="multilevel"/>
    <w:tmpl w:val="420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30263"/>
    <w:multiLevelType w:val="multilevel"/>
    <w:tmpl w:val="60B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83BB2"/>
    <w:multiLevelType w:val="multilevel"/>
    <w:tmpl w:val="A4E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D5DA6"/>
    <w:multiLevelType w:val="multilevel"/>
    <w:tmpl w:val="D65E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45712"/>
    <w:multiLevelType w:val="multilevel"/>
    <w:tmpl w:val="237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C7037"/>
    <w:multiLevelType w:val="multilevel"/>
    <w:tmpl w:val="636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4285D"/>
    <w:multiLevelType w:val="multilevel"/>
    <w:tmpl w:val="4D6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61650"/>
    <w:multiLevelType w:val="multilevel"/>
    <w:tmpl w:val="3CB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06E5A"/>
    <w:multiLevelType w:val="multilevel"/>
    <w:tmpl w:val="73F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32783"/>
    <w:multiLevelType w:val="multilevel"/>
    <w:tmpl w:val="F74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E5C11"/>
    <w:multiLevelType w:val="multilevel"/>
    <w:tmpl w:val="A10C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D02C9"/>
    <w:multiLevelType w:val="multilevel"/>
    <w:tmpl w:val="EEF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E3288"/>
    <w:multiLevelType w:val="multilevel"/>
    <w:tmpl w:val="8CD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014EB"/>
    <w:multiLevelType w:val="multilevel"/>
    <w:tmpl w:val="6256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122D5B"/>
    <w:multiLevelType w:val="multilevel"/>
    <w:tmpl w:val="952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95F76"/>
    <w:multiLevelType w:val="multilevel"/>
    <w:tmpl w:val="F60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534254">
    <w:abstractNumId w:val="19"/>
  </w:num>
  <w:num w:numId="2" w16cid:durableId="1154295247">
    <w:abstractNumId w:val="26"/>
  </w:num>
  <w:num w:numId="3" w16cid:durableId="1049036356">
    <w:abstractNumId w:val="11"/>
  </w:num>
  <w:num w:numId="4" w16cid:durableId="1456679669">
    <w:abstractNumId w:val="1"/>
  </w:num>
  <w:num w:numId="5" w16cid:durableId="610823266">
    <w:abstractNumId w:val="16"/>
  </w:num>
  <w:num w:numId="6" w16cid:durableId="72901742">
    <w:abstractNumId w:val="13"/>
  </w:num>
  <w:num w:numId="7" w16cid:durableId="336003705">
    <w:abstractNumId w:val="4"/>
  </w:num>
  <w:num w:numId="8" w16cid:durableId="1599872449">
    <w:abstractNumId w:val="6"/>
  </w:num>
  <w:num w:numId="9" w16cid:durableId="659963740">
    <w:abstractNumId w:val="14"/>
  </w:num>
  <w:num w:numId="10" w16cid:durableId="1539077588">
    <w:abstractNumId w:val="0"/>
  </w:num>
  <w:num w:numId="11" w16cid:durableId="960500496">
    <w:abstractNumId w:val="10"/>
  </w:num>
  <w:num w:numId="12" w16cid:durableId="806433333">
    <w:abstractNumId w:val="2"/>
  </w:num>
  <w:num w:numId="13" w16cid:durableId="1208030154">
    <w:abstractNumId w:val="25"/>
  </w:num>
  <w:num w:numId="14" w16cid:durableId="1149127305">
    <w:abstractNumId w:val="23"/>
  </w:num>
  <w:num w:numId="15" w16cid:durableId="607541481">
    <w:abstractNumId w:val="7"/>
  </w:num>
  <w:num w:numId="16" w16cid:durableId="230846048">
    <w:abstractNumId w:val="9"/>
  </w:num>
  <w:num w:numId="17" w16cid:durableId="291982846">
    <w:abstractNumId w:val="18"/>
  </w:num>
  <w:num w:numId="18" w16cid:durableId="1973516974">
    <w:abstractNumId w:val="24"/>
  </w:num>
  <w:num w:numId="19" w16cid:durableId="357244499">
    <w:abstractNumId w:val="21"/>
  </w:num>
  <w:num w:numId="20" w16cid:durableId="1931621777">
    <w:abstractNumId w:val="3"/>
  </w:num>
  <w:num w:numId="21" w16cid:durableId="859004341">
    <w:abstractNumId w:val="12"/>
  </w:num>
  <w:num w:numId="22" w16cid:durableId="1746491300">
    <w:abstractNumId w:val="20"/>
  </w:num>
  <w:num w:numId="23" w16cid:durableId="953095826">
    <w:abstractNumId w:val="17"/>
  </w:num>
  <w:num w:numId="24" w16cid:durableId="2043245409">
    <w:abstractNumId w:val="15"/>
  </w:num>
  <w:num w:numId="25" w16cid:durableId="747115626">
    <w:abstractNumId w:val="8"/>
  </w:num>
  <w:num w:numId="26" w16cid:durableId="194930584">
    <w:abstractNumId w:val="22"/>
  </w:num>
  <w:num w:numId="27" w16cid:durableId="131019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CC"/>
    <w:rsid w:val="000020D2"/>
    <w:rsid w:val="00013E9F"/>
    <w:rsid w:val="000E18DB"/>
    <w:rsid w:val="001107A7"/>
    <w:rsid w:val="001739DB"/>
    <w:rsid w:val="00253B6A"/>
    <w:rsid w:val="002D42E7"/>
    <w:rsid w:val="002F3D64"/>
    <w:rsid w:val="00313CA4"/>
    <w:rsid w:val="0035391F"/>
    <w:rsid w:val="004D1C65"/>
    <w:rsid w:val="00591B42"/>
    <w:rsid w:val="00593332"/>
    <w:rsid w:val="006111CE"/>
    <w:rsid w:val="00697473"/>
    <w:rsid w:val="006A5462"/>
    <w:rsid w:val="006A7836"/>
    <w:rsid w:val="006C6164"/>
    <w:rsid w:val="006E6C6E"/>
    <w:rsid w:val="006F695A"/>
    <w:rsid w:val="00716CCC"/>
    <w:rsid w:val="007833B9"/>
    <w:rsid w:val="007C08B2"/>
    <w:rsid w:val="007F3BE1"/>
    <w:rsid w:val="008652E0"/>
    <w:rsid w:val="008C6CB4"/>
    <w:rsid w:val="00967B1E"/>
    <w:rsid w:val="00AC4EC1"/>
    <w:rsid w:val="00B27698"/>
    <w:rsid w:val="00B84BC1"/>
    <w:rsid w:val="00BA1654"/>
    <w:rsid w:val="00C4549C"/>
    <w:rsid w:val="00C8002F"/>
    <w:rsid w:val="00D25759"/>
    <w:rsid w:val="00DD098A"/>
    <w:rsid w:val="00E11AA1"/>
    <w:rsid w:val="00F11398"/>
    <w:rsid w:val="00F16F86"/>
    <w:rsid w:val="00F57583"/>
    <w:rsid w:val="00F66EB4"/>
    <w:rsid w:val="00FA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0D3D"/>
  <w15:chartTrackingRefBased/>
  <w15:docId w15:val="{1ADAFD72-93A0-494E-B9DF-B62B8C22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4B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20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Prasad Gurumurthy</dc:creator>
  <cp:keywords/>
  <dc:description/>
  <cp:lastModifiedBy>Adithya Prasad Gurumurthy</cp:lastModifiedBy>
  <cp:revision>2</cp:revision>
  <dcterms:created xsi:type="dcterms:W3CDTF">2026-03-31T10:09:00Z</dcterms:created>
  <dcterms:modified xsi:type="dcterms:W3CDTF">2026-03-31T10:09:00Z</dcterms:modified>
</cp:coreProperties>
</file>